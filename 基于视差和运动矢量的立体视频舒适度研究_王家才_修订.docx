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62961" w14:textId="77777777" w:rsidR="006C378A" w:rsidRDefault="006C378A" w:rsidP="006C378A">
      <w:pPr>
        <w:spacing w:line="600" w:lineRule="exact"/>
        <w:ind w:firstLineChars="0" w:firstLine="0"/>
        <w:rPr>
          <w:rFonts w:ascii="宋体" w:hAnsi="宋体"/>
          <w:bCs/>
        </w:rPr>
      </w:pPr>
      <w:bookmarkStart w:id="0" w:name="_GoBack"/>
      <w:bookmarkEnd w:id="0"/>
      <w:r>
        <w:rPr>
          <w:noProof/>
          <w:sz w:val="44"/>
          <w:szCs w:val="44"/>
        </w:rPr>
        <w:drawing>
          <wp:anchor distT="0" distB="0" distL="114300" distR="114300" simplePos="0" relativeHeight="251659264" behindDoc="1" locked="0" layoutInCell="1" allowOverlap="1" wp14:anchorId="34CE497E" wp14:editId="68E623D6">
            <wp:simplePos x="0" y="0"/>
            <wp:positionH relativeFrom="column">
              <wp:posOffset>914400</wp:posOffset>
            </wp:positionH>
            <wp:positionV relativeFrom="paragraph">
              <wp:posOffset>411480</wp:posOffset>
            </wp:positionV>
            <wp:extent cx="4018915" cy="891540"/>
            <wp:effectExtent l="0" t="0" r="635" b="3810"/>
            <wp:wrapTight wrapText="bothSides">
              <wp:wrapPolygon edited="0">
                <wp:start x="0" y="0"/>
                <wp:lineTo x="0" y="21231"/>
                <wp:lineTo x="21501" y="21231"/>
                <wp:lineTo x="21501" y="0"/>
                <wp:lineTo x="0" y="0"/>
              </wp:wrapPolygon>
            </wp:wrapTight>
            <wp:docPr id="1" name="图片 1" descr="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8915" cy="89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E1679" w14:textId="77777777" w:rsidR="006C378A" w:rsidRDefault="006C378A" w:rsidP="006C378A">
      <w:pPr>
        <w:spacing w:line="800" w:lineRule="exact"/>
        <w:ind w:firstLineChars="0" w:firstLine="0"/>
        <w:rPr>
          <w:rFonts w:ascii="宋体" w:hAnsi="宋体"/>
          <w:b/>
          <w:bCs/>
          <w:sz w:val="44"/>
        </w:rPr>
      </w:pPr>
    </w:p>
    <w:p w14:paraId="46410E8D" w14:textId="77777777" w:rsidR="006C378A" w:rsidRDefault="006C378A" w:rsidP="006C378A">
      <w:pPr>
        <w:spacing w:line="800" w:lineRule="exact"/>
        <w:ind w:firstLineChars="0" w:firstLine="0"/>
        <w:rPr>
          <w:rFonts w:ascii="宋体" w:hAnsi="宋体"/>
          <w:b/>
          <w:bCs/>
          <w:sz w:val="44"/>
        </w:rPr>
      </w:pPr>
    </w:p>
    <w:p w14:paraId="48D814F5" w14:textId="77777777" w:rsidR="006C378A" w:rsidRDefault="006C378A" w:rsidP="006C378A">
      <w:pPr>
        <w:ind w:firstLineChars="0" w:firstLine="0"/>
        <w:rPr>
          <w:rFonts w:ascii="宋体" w:hAnsi="宋体"/>
          <w:b/>
          <w:bCs/>
          <w:sz w:val="52"/>
          <w:szCs w:val="52"/>
        </w:rPr>
      </w:pPr>
    </w:p>
    <w:p w14:paraId="24A8DDC3" w14:textId="77777777" w:rsidR="006C378A" w:rsidRDefault="006C378A" w:rsidP="006C378A">
      <w:pPr>
        <w:ind w:firstLineChars="0" w:firstLine="0"/>
        <w:jc w:val="center"/>
        <w:rPr>
          <w:rFonts w:ascii="黑体" w:eastAsia="黑体"/>
          <w:sz w:val="52"/>
          <w:szCs w:val="52"/>
        </w:rPr>
      </w:pPr>
      <w:r>
        <w:rPr>
          <w:rFonts w:ascii="黑体" w:eastAsia="黑体" w:hint="eastAsia"/>
          <w:sz w:val="52"/>
          <w:szCs w:val="52"/>
        </w:rPr>
        <w:t>本科生毕业设计</w:t>
      </w:r>
    </w:p>
    <w:p w14:paraId="7D5044BF" w14:textId="77777777" w:rsidR="006C378A" w:rsidRDefault="006C378A" w:rsidP="006C378A">
      <w:pPr>
        <w:spacing w:line="480" w:lineRule="exact"/>
        <w:ind w:firstLineChars="0" w:firstLine="0"/>
        <w:rPr>
          <w:rFonts w:ascii="宋体" w:hAnsi="宋体"/>
          <w:bCs/>
          <w:sz w:val="52"/>
          <w:szCs w:val="52"/>
        </w:rPr>
      </w:pPr>
    </w:p>
    <w:p w14:paraId="0B6A5B76" w14:textId="77777777" w:rsidR="006C378A" w:rsidRDefault="006C378A" w:rsidP="006C378A">
      <w:pPr>
        <w:spacing w:line="480" w:lineRule="exact"/>
        <w:ind w:firstLineChars="0" w:firstLine="0"/>
        <w:rPr>
          <w:rFonts w:ascii="宋体" w:hAnsi="宋体"/>
          <w:bCs/>
          <w:sz w:val="28"/>
        </w:rPr>
      </w:pPr>
    </w:p>
    <w:p w14:paraId="0A436BF4" w14:textId="77777777" w:rsidR="006C378A" w:rsidRPr="006C378A" w:rsidRDefault="006C378A" w:rsidP="006C378A">
      <w:pPr>
        <w:ind w:firstLineChars="0" w:firstLine="0"/>
        <w:jc w:val="center"/>
        <w:rPr>
          <w:rFonts w:ascii="宋体" w:hAnsi="宋体"/>
          <w:b/>
          <w:sz w:val="40"/>
          <w:szCs w:val="40"/>
        </w:rPr>
      </w:pPr>
      <w:r w:rsidRPr="006C378A">
        <w:rPr>
          <w:rFonts w:ascii="宋体" w:hAnsi="宋体" w:hint="eastAsia"/>
          <w:b/>
          <w:sz w:val="40"/>
          <w:szCs w:val="40"/>
        </w:rPr>
        <w:t>基于视差和运动矢量的立体视频舒适度研究</w:t>
      </w:r>
    </w:p>
    <w:p w14:paraId="579117F3" w14:textId="384D41C0" w:rsidR="006C378A" w:rsidRDefault="006C378A" w:rsidP="006C378A">
      <w:pPr>
        <w:autoSpaceDN w:val="0"/>
        <w:spacing w:line="408" w:lineRule="auto"/>
        <w:ind w:firstLineChars="0" w:firstLine="0"/>
        <w:jc w:val="center"/>
        <w:rPr>
          <w:rFonts w:ascii="lucida Grande"/>
          <w:color w:val="000000"/>
          <w:sz w:val="21"/>
        </w:rPr>
      </w:pPr>
      <w:r>
        <w:rPr>
          <w:b/>
          <w:color w:val="000000"/>
          <w:sz w:val="32"/>
        </w:rPr>
        <w:t xml:space="preserve">Research </w:t>
      </w:r>
      <w:r w:rsidR="006C53F3">
        <w:rPr>
          <w:rFonts w:hint="eastAsia"/>
          <w:b/>
          <w:color w:val="000000"/>
          <w:sz w:val="32"/>
        </w:rPr>
        <w:t>o</w:t>
      </w:r>
      <w:r>
        <w:rPr>
          <w:b/>
          <w:color w:val="000000"/>
          <w:sz w:val="32"/>
        </w:rPr>
        <w:t xml:space="preserve">f </w:t>
      </w:r>
      <w:r w:rsidR="006C53F3">
        <w:rPr>
          <w:rFonts w:hint="eastAsia"/>
          <w:b/>
          <w:color w:val="000000"/>
          <w:sz w:val="32"/>
        </w:rPr>
        <w:t>Visual</w:t>
      </w:r>
      <w:r w:rsidR="006C53F3">
        <w:rPr>
          <w:b/>
          <w:color w:val="000000"/>
          <w:sz w:val="32"/>
        </w:rPr>
        <w:t xml:space="preserve"> </w:t>
      </w:r>
      <w:r>
        <w:rPr>
          <w:b/>
          <w:color w:val="000000"/>
          <w:sz w:val="32"/>
        </w:rPr>
        <w:t xml:space="preserve">Comfort </w:t>
      </w:r>
      <w:r w:rsidR="006C53F3">
        <w:rPr>
          <w:rFonts w:hint="eastAsia"/>
          <w:b/>
          <w:color w:val="000000"/>
          <w:sz w:val="32"/>
        </w:rPr>
        <w:t>o</w:t>
      </w:r>
      <w:r>
        <w:rPr>
          <w:b/>
          <w:color w:val="000000"/>
          <w:sz w:val="32"/>
        </w:rPr>
        <w:t xml:space="preserve">f Stereoscopic Video Based </w:t>
      </w:r>
      <w:r w:rsidR="006C53F3">
        <w:rPr>
          <w:rFonts w:hint="eastAsia"/>
          <w:b/>
          <w:color w:val="000000"/>
          <w:sz w:val="32"/>
        </w:rPr>
        <w:t>o</w:t>
      </w:r>
      <w:r>
        <w:rPr>
          <w:b/>
          <w:color w:val="000000"/>
          <w:sz w:val="32"/>
        </w:rPr>
        <w:t xml:space="preserve">n Parallax </w:t>
      </w:r>
      <w:r w:rsidR="006C53F3">
        <w:rPr>
          <w:rFonts w:hint="eastAsia"/>
          <w:b/>
          <w:color w:val="000000"/>
          <w:sz w:val="32"/>
        </w:rPr>
        <w:t>a</w:t>
      </w:r>
      <w:r>
        <w:rPr>
          <w:b/>
          <w:color w:val="000000"/>
          <w:sz w:val="32"/>
        </w:rPr>
        <w:t>nd Motion Vector</w:t>
      </w:r>
    </w:p>
    <w:p w14:paraId="7450BAD6" w14:textId="77777777" w:rsidR="006C378A" w:rsidRDefault="006C378A" w:rsidP="006C378A">
      <w:pPr>
        <w:spacing w:line="360" w:lineRule="auto"/>
        <w:ind w:firstLineChars="0" w:firstLine="0"/>
        <w:rPr>
          <w:rFonts w:ascii="宋体" w:hAnsi="宋体"/>
          <w:bCs/>
          <w:sz w:val="28"/>
        </w:rPr>
      </w:pPr>
    </w:p>
    <w:tbl>
      <w:tblPr>
        <w:tblW w:w="0" w:type="auto"/>
        <w:jc w:val="center"/>
        <w:tblLayout w:type="fixed"/>
        <w:tblLook w:val="0000" w:firstRow="0" w:lastRow="0" w:firstColumn="0" w:lastColumn="0" w:noHBand="0" w:noVBand="0"/>
      </w:tblPr>
      <w:tblGrid>
        <w:gridCol w:w="1868"/>
        <w:gridCol w:w="3768"/>
      </w:tblGrid>
      <w:tr w:rsidR="006C378A" w14:paraId="6A15B235" w14:textId="77777777" w:rsidTr="00394B68">
        <w:trPr>
          <w:trHeight w:val="680"/>
          <w:jc w:val="center"/>
        </w:trPr>
        <w:tc>
          <w:tcPr>
            <w:tcW w:w="1868" w:type="dxa"/>
            <w:vAlign w:val="bottom"/>
          </w:tcPr>
          <w:p w14:paraId="581CA3B8" w14:textId="77777777" w:rsidR="006C378A" w:rsidRDefault="006C378A" w:rsidP="00394B68">
            <w:pPr>
              <w:ind w:firstLineChars="0" w:firstLine="0"/>
              <w:rPr>
                <w:rFonts w:ascii="宋体-18030" w:eastAsia="黑体" w:hAnsi="宋体-18030"/>
                <w:bCs/>
                <w:sz w:val="30"/>
                <w:szCs w:val="30"/>
                <w:u w:val="single"/>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生</w:t>
            </w:r>
            <w:r>
              <w:rPr>
                <w:rFonts w:ascii="宋体-18030" w:eastAsia="黑体" w:hAnsi="宋体-18030" w:hint="eastAsia"/>
                <w:bCs/>
                <w:sz w:val="30"/>
                <w:szCs w:val="30"/>
              </w:rPr>
              <w:t xml:space="preserve"> </w:t>
            </w:r>
            <w:r>
              <w:rPr>
                <w:rFonts w:ascii="宋体-18030" w:eastAsia="黑体" w:hAnsi="宋体-18030" w:hint="eastAsia"/>
                <w:bCs/>
                <w:sz w:val="30"/>
                <w:szCs w:val="30"/>
              </w:rPr>
              <w:t>姓</w:t>
            </w:r>
            <w:r>
              <w:rPr>
                <w:rFonts w:ascii="宋体-18030" w:eastAsia="黑体" w:hAnsi="宋体-18030" w:hint="eastAsia"/>
                <w:bCs/>
                <w:sz w:val="30"/>
                <w:szCs w:val="30"/>
              </w:rPr>
              <w:t xml:space="preserve"> </w:t>
            </w:r>
            <w:r>
              <w:rPr>
                <w:rFonts w:ascii="宋体-18030" w:eastAsia="黑体" w:hAnsi="宋体-18030" w:hint="eastAsia"/>
                <w:bCs/>
                <w:sz w:val="30"/>
                <w:szCs w:val="30"/>
              </w:rPr>
              <w:t>名</w:t>
            </w:r>
          </w:p>
        </w:tc>
        <w:tc>
          <w:tcPr>
            <w:tcW w:w="3768" w:type="dxa"/>
            <w:tcBorders>
              <w:bottom w:val="single" w:sz="4" w:space="0" w:color="auto"/>
            </w:tcBorders>
            <w:vAlign w:val="bottom"/>
          </w:tcPr>
          <w:p w14:paraId="5DC1ACF9" w14:textId="0A0DC89D" w:rsidR="006C378A" w:rsidRDefault="000F5766"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王家才</w:t>
            </w:r>
            <w:r w:rsidR="006C378A">
              <w:rPr>
                <w:rFonts w:ascii="宋体-18030" w:eastAsia="黑体" w:hAnsi="宋体-18030" w:hint="eastAsia"/>
                <w:bCs/>
                <w:sz w:val="30"/>
                <w:szCs w:val="30"/>
              </w:rPr>
              <w:t xml:space="preserve"> </w:t>
            </w:r>
          </w:p>
        </w:tc>
      </w:tr>
      <w:tr w:rsidR="006C378A" w14:paraId="7F8EAB52" w14:textId="77777777" w:rsidTr="00394B68">
        <w:trPr>
          <w:trHeight w:val="680"/>
          <w:jc w:val="center"/>
        </w:trPr>
        <w:tc>
          <w:tcPr>
            <w:tcW w:w="1868" w:type="dxa"/>
            <w:vAlign w:val="bottom"/>
          </w:tcPr>
          <w:p w14:paraId="5D628EB8"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专</w:t>
            </w:r>
            <w:r>
              <w:rPr>
                <w:rFonts w:ascii="宋体-18030" w:eastAsia="黑体" w:hAnsi="宋体-18030" w:hint="eastAsia"/>
                <w:bCs/>
                <w:sz w:val="30"/>
                <w:szCs w:val="30"/>
              </w:rPr>
              <w:t xml:space="preserve">       </w:t>
            </w:r>
            <w:r>
              <w:rPr>
                <w:rFonts w:ascii="宋体-18030" w:eastAsia="黑体" w:hAnsi="宋体-18030" w:hint="eastAsia"/>
                <w:bCs/>
                <w:sz w:val="30"/>
                <w:szCs w:val="30"/>
              </w:rPr>
              <w:t>业</w:t>
            </w:r>
          </w:p>
        </w:tc>
        <w:tc>
          <w:tcPr>
            <w:tcW w:w="3768" w:type="dxa"/>
            <w:tcBorders>
              <w:top w:val="single" w:sz="4" w:space="0" w:color="auto"/>
              <w:bottom w:val="single" w:sz="4" w:space="0" w:color="auto"/>
            </w:tcBorders>
            <w:vAlign w:val="bottom"/>
          </w:tcPr>
          <w:p w14:paraId="2909FF2A" w14:textId="0BFFD46E" w:rsidR="006C378A" w:rsidRDefault="00911A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网络工程</w:t>
            </w:r>
          </w:p>
        </w:tc>
      </w:tr>
      <w:tr w:rsidR="006C378A" w14:paraId="06731DF9" w14:textId="77777777" w:rsidTr="00394B68">
        <w:trPr>
          <w:trHeight w:val="680"/>
          <w:jc w:val="center"/>
        </w:trPr>
        <w:tc>
          <w:tcPr>
            <w:tcW w:w="1868" w:type="dxa"/>
            <w:vAlign w:val="bottom"/>
          </w:tcPr>
          <w:p w14:paraId="1F4F6A6B"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号</w:t>
            </w:r>
          </w:p>
        </w:tc>
        <w:tc>
          <w:tcPr>
            <w:tcW w:w="3768" w:type="dxa"/>
            <w:tcBorders>
              <w:top w:val="single" w:sz="4" w:space="0" w:color="auto"/>
              <w:bottom w:val="single" w:sz="4" w:space="0" w:color="auto"/>
            </w:tcBorders>
            <w:vAlign w:val="bottom"/>
          </w:tcPr>
          <w:p w14:paraId="44B247A3" w14:textId="095B10F1" w:rsidR="006C378A" w:rsidRDefault="006C378A" w:rsidP="00394B68">
            <w:pPr>
              <w:ind w:firstLineChars="0" w:firstLine="0"/>
              <w:jc w:val="center"/>
              <w:rPr>
                <w:rFonts w:eastAsia="黑体"/>
                <w:b/>
                <w:bCs/>
                <w:sz w:val="30"/>
                <w:szCs w:val="30"/>
              </w:rPr>
            </w:pPr>
            <w:r>
              <w:rPr>
                <w:rFonts w:eastAsia="黑体" w:hint="eastAsia"/>
                <w:b/>
                <w:bCs/>
                <w:sz w:val="30"/>
                <w:szCs w:val="30"/>
              </w:rPr>
              <w:t xml:space="preserve"> </w:t>
            </w:r>
            <w:r w:rsidR="000F5766">
              <w:rPr>
                <w:rFonts w:eastAsia="黑体" w:hint="eastAsia"/>
                <w:b/>
                <w:bCs/>
                <w:sz w:val="30"/>
                <w:szCs w:val="30"/>
              </w:rPr>
              <w:t>150522126</w:t>
            </w:r>
          </w:p>
        </w:tc>
      </w:tr>
      <w:tr w:rsidR="006C378A" w14:paraId="7277561C" w14:textId="77777777" w:rsidTr="00394B68">
        <w:trPr>
          <w:trHeight w:val="680"/>
          <w:jc w:val="center"/>
        </w:trPr>
        <w:tc>
          <w:tcPr>
            <w:tcW w:w="1868" w:type="dxa"/>
            <w:vAlign w:val="bottom"/>
          </w:tcPr>
          <w:p w14:paraId="09518033"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指</w:t>
            </w:r>
            <w:r>
              <w:rPr>
                <w:rFonts w:ascii="宋体-18030" w:eastAsia="黑体" w:hAnsi="宋体-18030" w:hint="eastAsia"/>
                <w:bCs/>
                <w:sz w:val="30"/>
                <w:szCs w:val="30"/>
              </w:rPr>
              <w:t xml:space="preserve"> </w:t>
            </w:r>
            <w:r>
              <w:rPr>
                <w:rFonts w:ascii="宋体-18030" w:eastAsia="黑体" w:hAnsi="宋体-18030" w:hint="eastAsia"/>
                <w:bCs/>
                <w:sz w:val="30"/>
                <w:szCs w:val="30"/>
              </w:rPr>
              <w:t>导</w:t>
            </w:r>
            <w:r>
              <w:rPr>
                <w:rFonts w:ascii="宋体-18030" w:eastAsia="黑体" w:hAnsi="宋体-18030" w:hint="eastAsia"/>
                <w:bCs/>
                <w:sz w:val="30"/>
                <w:szCs w:val="30"/>
              </w:rPr>
              <w:t xml:space="preserve"> </w:t>
            </w:r>
            <w:r>
              <w:rPr>
                <w:rFonts w:ascii="宋体-18030" w:eastAsia="黑体" w:hAnsi="宋体-18030" w:hint="eastAsia"/>
                <w:bCs/>
                <w:sz w:val="30"/>
                <w:szCs w:val="30"/>
              </w:rPr>
              <w:t>教</w:t>
            </w:r>
            <w:r>
              <w:rPr>
                <w:rFonts w:ascii="宋体-18030" w:eastAsia="黑体" w:hAnsi="宋体-18030" w:hint="eastAsia"/>
                <w:bCs/>
                <w:sz w:val="30"/>
                <w:szCs w:val="30"/>
              </w:rPr>
              <w:t xml:space="preserve"> </w:t>
            </w:r>
            <w:r>
              <w:rPr>
                <w:rFonts w:ascii="宋体-18030" w:eastAsia="黑体" w:hAnsi="宋体-18030" w:hint="eastAsia"/>
                <w:bCs/>
                <w:sz w:val="30"/>
                <w:szCs w:val="30"/>
              </w:rPr>
              <w:t>师</w:t>
            </w:r>
          </w:p>
        </w:tc>
        <w:tc>
          <w:tcPr>
            <w:tcW w:w="3768" w:type="dxa"/>
            <w:tcBorders>
              <w:top w:val="single" w:sz="4" w:space="0" w:color="auto"/>
              <w:bottom w:val="single" w:sz="4" w:space="0" w:color="auto"/>
            </w:tcBorders>
            <w:vAlign w:val="bottom"/>
          </w:tcPr>
          <w:p w14:paraId="16AFD47C" w14:textId="62AC9FDB"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 xml:space="preserve"> </w:t>
            </w:r>
            <w:r w:rsidR="000F5766">
              <w:rPr>
                <w:rFonts w:ascii="宋体-18030" w:eastAsia="黑体" w:hAnsi="宋体-18030" w:hint="eastAsia"/>
                <w:bCs/>
                <w:sz w:val="30"/>
                <w:szCs w:val="30"/>
              </w:rPr>
              <w:t>权巍</w:t>
            </w:r>
          </w:p>
        </w:tc>
      </w:tr>
      <w:tr w:rsidR="006C378A" w14:paraId="46EA43EA" w14:textId="77777777" w:rsidTr="00394B68">
        <w:trPr>
          <w:trHeight w:val="680"/>
          <w:jc w:val="center"/>
        </w:trPr>
        <w:tc>
          <w:tcPr>
            <w:tcW w:w="1868" w:type="dxa"/>
            <w:vAlign w:val="bottom"/>
          </w:tcPr>
          <w:p w14:paraId="672F71CC"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院</w:t>
            </w:r>
          </w:p>
        </w:tc>
        <w:tc>
          <w:tcPr>
            <w:tcW w:w="3768" w:type="dxa"/>
            <w:tcBorders>
              <w:top w:val="single" w:sz="4" w:space="0" w:color="auto"/>
              <w:bottom w:val="single" w:sz="4" w:space="0" w:color="auto"/>
            </w:tcBorders>
            <w:vAlign w:val="bottom"/>
          </w:tcPr>
          <w:p w14:paraId="222D823E" w14:textId="77777777"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计算机科学技术</w:t>
            </w:r>
          </w:p>
        </w:tc>
      </w:tr>
    </w:tbl>
    <w:p w14:paraId="1CB8941B" w14:textId="3E8184B2" w:rsidR="00B610DA" w:rsidRDefault="00B610DA" w:rsidP="002D3B23">
      <w:pPr>
        <w:ind w:firstLineChars="0" w:firstLine="0"/>
      </w:pPr>
    </w:p>
    <w:p w14:paraId="21252DDE" w14:textId="77777777" w:rsidR="00F812CC" w:rsidRDefault="00B610DA">
      <w:pPr>
        <w:widowControl/>
        <w:adjustRightInd/>
        <w:snapToGrid/>
        <w:spacing w:line="240" w:lineRule="auto"/>
        <w:ind w:firstLineChars="0" w:firstLine="0"/>
        <w:jc w:val="left"/>
        <w:sectPr w:rsidR="00F812CC" w:rsidSect="0041450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titlePg/>
          <w:docGrid w:type="lines" w:linePitch="326"/>
        </w:sectPr>
      </w:pPr>
      <w:r>
        <w:br w:type="page"/>
      </w:r>
    </w:p>
    <w:p w14:paraId="31289905" w14:textId="43BCFE78" w:rsidR="00221839" w:rsidRPr="00221839" w:rsidRDefault="00221839" w:rsidP="00221839">
      <w:pPr>
        <w:ind w:firstLine="643"/>
        <w:jc w:val="center"/>
        <w:rPr>
          <w:rFonts w:ascii="仿宋_GB2312" w:eastAsia="仿宋_GB2312" w:hAnsi="黑体"/>
          <w:b/>
          <w:sz w:val="32"/>
          <w:szCs w:val="32"/>
        </w:rPr>
      </w:pPr>
      <w:r w:rsidRPr="00221839">
        <w:rPr>
          <w:rFonts w:ascii="仿宋_GB2312" w:eastAsia="仿宋_GB2312" w:hAnsi="黑体" w:hint="eastAsia"/>
          <w:b/>
          <w:sz w:val="32"/>
          <w:szCs w:val="32"/>
        </w:rPr>
        <w:lastRenderedPageBreak/>
        <w:t>毕业设计（论文）原创承诺书</w:t>
      </w:r>
    </w:p>
    <w:p w14:paraId="7D8328F5" w14:textId="77777777" w:rsidR="00221839" w:rsidRPr="00221839" w:rsidRDefault="00221839" w:rsidP="00221839">
      <w:pPr>
        <w:ind w:firstLine="562"/>
        <w:rPr>
          <w:rFonts w:ascii="仿宋_GB2312" w:eastAsia="仿宋_GB2312"/>
          <w:b/>
          <w:sz w:val="28"/>
          <w:szCs w:val="28"/>
        </w:rPr>
      </w:pPr>
    </w:p>
    <w:p w14:paraId="697BB200" w14:textId="3A03FA1F" w:rsidR="000509B1" w:rsidRPr="000509B1" w:rsidRDefault="000509B1" w:rsidP="000509B1">
      <w:pPr>
        <w:adjustRightInd/>
        <w:spacing w:line="360" w:lineRule="auto"/>
        <w:ind w:firstLineChars="0" w:firstLine="561"/>
        <w:rPr>
          <w:rFonts w:ascii="宋体" w:hAnsi="宋体"/>
          <w:sz w:val="28"/>
          <w:szCs w:val="28"/>
        </w:rPr>
      </w:pPr>
      <w:r w:rsidRPr="000509B1">
        <w:rPr>
          <w:rFonts w:ascii="宋体" w:hAnsi="宋体" w:hint="eastAsia"/>
          <w:sz w:val="28"/>
          <w:szCs w:val="28"/>
        </w:rPr>
        <w:t xml:space="preserve">1．本人承诺：所呈交的毕业设计（论文）《         </w:t>
      </w:r>
      <w:r w:rsidR="00C76487">
        <w:rPr>
          <w:rFonts w:ascii="宋体" w:hAnsi="宋体"/>
          <w:sz w:val="28"/>
          <w:szCs w:val="28"/>
        </w:rPr>
        <w:t xml:space="preserve">   </w:t>
      </w:r>
      <w:r w:rsidRPr="000509B1">
        <w:rPr>
          <w:rFonts w:ascii="宋体" w:hAnsi="宋体" w:hint="eastAsia"/>
          <w:sz w:val="28"/>
          <w:szCs w:val="28"/>
        </w:rPr>
        <w:t>》，是认真学习理解</w:t>
      </w:r>
      <w:r w:rsidRPr="000509B1">
        <w:rPr>
          <w:rFonts w:ascii="宋体" w:hAnsi="宋体" w:hint="eastAsia"/>
          <w:bCs/>
          <w:color w:val="000000"/>
          <w:sz w:val="28"/>
          <w:szCs w:val="28"/>
        </w:rPr>
        <w:t>学校的《长春理工大学本科毕业设计（论文）工作条例</w:t>
      </w:r>
      <w:r w:rsidRPr="000509B1">
        <w:rPr>
          <w:rFonts w:ascii="宋体" w:hAnsi="宋体" w:hint="eastAsia"/>
          <w:sz w:val="28"/>
          <w:szCs w:val="28"/>
        </w:rPr>
        <w:t>》后，在教师的指导下，保质保量独立地完成了任务书中规定的内容，不弄虚作假，不抄袭别人的工作内容。</w:t>
      </w:r>
    </w:p>
    <w:p w14:paraId="15B6C73E"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20065537"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3．在毕业设计（论文）中对侵犯任何方面知识产权的行为，由本人承担相应的法律责任。</w:t>
      </w:r>
    </w:p>
    <w:p w14:paraId="2DFFE198"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C7E4A0D" w14:textId="77777777" w:rsidR="00221839" w:rsidRPr="00221839" w:rsidRDefault="00221839" w:rsidP="00221839">
      <w:pPr>
        <w:adjustRightInd/>
        <w:spacing w:line="360" w:lineRule="auto"/>
        <w:ind w:firstLineChars="0" w:firstLine="561"/>
        <w:rPr>
          <w:rFonts w:ascii="宋体" w:hAnsi="宋体"/>
          <w:sz w:val="28"/>
          <w:szCs w:val="28"/>
        </w:rPr>
      </w:pPr>
    </w:p>
    <w:p w14:paraId="23EBB9A7" w14:textId="77777777" w:rsidR="00221839" w:rsidRPr="00221839" w:rsidRDefault="00221839" w:rsidP="00221839">
      <w:pPr>
        <w:adjustRightInd/>
        <w:spacing w:line="360" w:lineRule="auto"/>
        <w:ind w:firstLineChars="0" w:firstLine="561"/>
        <w:rPr>
          <w:rFonts w:ascii="宋体" w:hAnsi="宋体"/>
          <w:sz w:val="28"/>
          <w:szCs w:val="28"/>
        </w:rPr>
      </w:pPr>
      <w:r w:rsidRPr="00221839">
        <w:rPr>
          <w:rFonts w:ascii="宋体" w:hAnsi="宋体" w:hint="eastAsia"/>
          <w:sz w:val="28"/>
          <w:szCs w:val="28"/>
        </w:rPr>
        <w:t>以上承诺的法律结果将完全由本人承担！</w:t>
      </w:r>
    </w:p>
    <w:p w14:paraId="253E08D9" w14:textId="77777777" w:rsidR="00221839" w:rsidRPr="00221839" w:rsidRDefault="00221839" w:rsidP="00221839">
      <w:pPr>
        <w:adjustRightInd/>
        <w:spacing w:line="360" w:lineRule="auto"/>
        <w:ind w:firstLineChars="0" w:firstLine="561"/>
        <w:rPr>
          <w:rFonts w:ascii="宋体" w:hAnsi="宋体"/>
          <w:sz w:val="28"/>
          <w:szCs w:val="28"/>
        </w:rPr>
      </w:pPr>
    </w:p>
    <w:p w14:paraId="57E623C1" w14:textId="21FB8276" w:rsidR="00221839" w:rsidRPr="00221839" w:rsidRDefault="00221839" w:rsidP="00221839">
      <w:pPr>
        <w:adjustRightInd/>
        <w:spacing w:line="360" w:lineRule="auto"/>
        <w:ind w:firstLineChars="1050" w:firstLine="2940"/>
        <w:rPr>
          <w:rFonts w:ascii="宋体" w:hAnsi="宋体" w:cs="微软雅黑"/>
          <w:color w:val="000000"/>
          <w:kern w:val="0"/>
          <w:sz w:val="28"/>
          <w:szCs w:val="28"/>
        </w:rPr>
      </w:pPr>
      <w:r w:rsidRPr="00221839">
        <w:rPr>
          <w:rFonts w:ascii="宋体" w:hAnsi="宋体" w:cs="微软雅黑" w:hint="eastAsia"/>
          <w:color w:val="000000"/>
          <w:kern w:val="0"/>
          <w:sz w:val="28"/>
          <w:szCs w:val="28"/>
        </w:rPr>
        <w:t xml:space="preserve">作 者 签 名：      </w:t>
      </w:r>
      <w:r w:rsidR="00C76487">
        <w:rPr>
          <w:rFonts w:ascii="宋体" w:hAnsi="宋体" w:cs="微软雅黑"/>
          <w:color w:val="000000"/>
          <w:kern w:val="0"/>
          <w:sz w:val="28"/>
          <w:szCs w:val="28"/>
        </w:rPr>
        <w:t xml:space="preserve">    </w:t>
      </w:r>
      <w:r w:rsidR="001215E2">
        <w:rPr>
          <w:rFonts w:ascii="宋体" w:hAnsi="宋体" w:cs="微软雅黑"/>
          <w:color w:val="000000"/>
          <w:kern w:val="0"/>
          <w:sz w:val="28"/>
          <w:szCs w:val="28"/>
        </w:rPr>
        <w:t xml:space="preserve">  </w:t>
      </w:r>
      <w:r w:rsidRPr="00221839">
        <w:rPr>
          <w:rFonts w:ascii="宋体" w:hAnsi="宋体" w:cs="微软雅黑" w:hint="eastAsia"/>
          <w:color w:val="000000"/>
          <w:kern w:val="0"/>
          <w:sz w:val="28"/>
          <w:szCs w:val="28"/>
        </w:rPr>
        <w:t>年 月日</w:t>
      </w:r>
    </w:p>
    <w:p w14:paraId="3C15B121" w14:textId="77777777" w:rsidR="00221839" w:rsidRDefault="00221839">
      <w:pPr>
        <w:widowControl/>
        <w:adjustRightInd/>
        <w:snapToGrid/>
        <w:spacing w:line="240" w:lineRule="auto"/>
        <w:ind w:firstLineChars="0" w:firstLine="0"/>
        <w:jc w:val="left"/>
        <w:rPr>
          <w:b/>
          <w:bCs/>
          <w:kern w:val="44"/>
          <w:sz w:val="44"/>
          <w:szCs w:val="44"/>
        </w:rPr>
        <w:sectPr w:rsidR="00221839" w:rsidSect="000509B1">
          <w:footerReference w:type="default" r:id="rId15"/>
          <w:pgSz w:w="11906" w:h="16838"/>
          <w:pgMar w:top="1440" w:right="1800" w:bottom="1440" w:left="1800" w:header="851" w:footer="992" w:gutter="0"/>
          <w:pgNumType w:fmt="upperRoman" w:start="1"/>
          <w:cols w:space="425"/>
          <w:docGrid w:type="lines" w:linePitch="326"/>
        </w:sectPr>
      </w:pPr>
      <w:r>
        <w:rPr>
          <w:b/>
          <w:bCs/>
          <w:kern w:val="44"/>
          <w:sz w:val="44"/>
          <w:szCs w:val="44"/>
        </w:rPr>
        <w:br w:type="page"/>
      </w:r>
    </w:p>
    <w:p w14:paraId="0F84D34F" w14:textId="292CB65A" w:rsidR="00B610DA" w:rsidRDefault="00B610DA" w:rsidP="00DF5BB6">
      <w:pPr>
        <w:pStyle w:val="1"/>
      </w:pPr>
      <w:bookmarkStart w:id="1" w:name="_Toc10898663"/>
      <w:r>
        <w:rPr>
          <w:rFonts w:hint="eastAsia"/>
        </w:rPr>
        <w:lastRenderedPageBreak/>
        <w:t>摘要</w:t>
      </w:r>
      <w:bookmarkEnd w:id="1"/>
    </w:p>
    <w:p w14:paraId="335C5DAF" w14:textId="371F2433" w:rsidR="00F661E0" w:rsidRDefault="000509B1" w:rsidP="00F661E0">
      <w:pPr>
        <w:ind w:firstLine="480"/>
      </w:pPr>
      <w:r>
        <w:rPr>
          <w:rFonts w:hint="eastAsia"/>
        </w:rPr>
        <w:t>立体视频从上世纪发展至今，在技术上已取得很多突破，</w:t>
      </w:r>
      <w:r w:rsidR="0015604E">
        <w:rPr>
          <w:rFonts w:hint="eastAsia"/>
        </w:rPr>
        <w:t>人们随时能在影院体验到这一技术带来的身临其境的震撼效果。</w:t>
      </w:r>
      <w:commentRangeStart w:id="2"/>
      <w:commentRangeStart w:id="3"/>
      <w:r w:rsidR="0015604E">
        <w:rPr>
          <w:rFonts w:hint="eastAsia"/>
        </w:rPr>
        <w:t>但由于</w:t>
      </w:r>
      <w:ins w:id="4" w:author="王 家才" w:date="2019-06-07T11:43:00Z">
        <w:r w:rsidR="00FE4EA2">
          <w:rPr>
            <w:rFonts w:hint="eastAsia"/>
          </w:rPr>
          <w:t>立体显示技术的</w:t>
        </w:r>
      </w:ins>
      <w:r w:rsidR="0015604E">
        <w:rPr>
          <w:rFonts w:hint="eastAsia"/>
        </w:rPr>
        <w:t>舒适度问题的存在，</w:t>
      </w:r>
      <w:del w:id="5" w:author="王 家才" w:date="2019-06-07T11:44:00Z">
        <w:r w:rsidR="0015604E" w:rsidDel="00FE4EA2">
          <w:rPr>
            <w:rFonts w:hint="eastAsia"/>
          </w:rPr>
          <w:delText>立体视频技术的应用领域仍被限制在影院等场景，其在日常生活中的应用仍远不如传统平面视频</w:delText>
        </w:r>
      </w:del>
      <w:ins w:id="6" w:author="王 家才" w:date="2019-06-07T11:44:00Z">
        <w:r w:rsidR="00FE4EA2">
          <w:rPr>
            <w:rFonts w:hint="eastAsia"/>
          </w:rPr>
          <w:t>立体显示的发展及应用受到了一定限制</w:t>
        </w:r>
      </w:ins>
      <w:r w:rsidR="0015604E">
        <w:rPr>
          <w:rFonts w:hint="eastAsia"/>
        </w:rPr>
        <w:t>。</w:t>
      </w:r>
      <w:commentRangeEnd w:id="2"/>
      <w:r w:rsidR="003B7E67">
        <w:rPr>
          <w:rStyle w:val="af"/>
        </w:rPr>
        <w:commentReference w:id="2"/>
      </w:r>
      <w:commentRangeEnd w:id="3"/>
      <w:r w:rsidR="00FE4EA2">
        <w:rPr>
          <w:rStyle w:val="af"/>
        </w:rPr>
        <w:commentReference w:id="3"/>
      </w:r>
    </w:p>
    <w:p w14:paraId="74454635" w14:textId="6548D778" w:rsidR="003F2188" w:rsidRDefault="003F2188" w:rsidP="00F661E0">
      <w:pPr>
        <w:ind w:firstLine="480"/>
      </w:pPr>
      <w:r>
        <w:rPr>
          <w:rFonts w:hint="eastAsia"/>
        </w:rPr>
        <w:t>立体视频的舒适度主要受视差和运动的影响。本文</w:t>
      </w:r>
      <w:r w:rsidR="00F654CB">
        <w:rPr>
          <w:rFonts w:hint="eastAsia"/>
        </w:rPr>
        <w:t>针对这两个影响因素，提出一种基于统计学方法的立体视频舒适度客观评价模型。该模型能以较快的速度</w:t>
      </w:r>
      <w:r w:rsidR="002B06FC">
        <w:rPr>
          <w:rFonts w:hint="eastAsia"/>
        </w:rPr>
        <w:t>识别</w:t>
      </w:r>
      <w:r w:rsidR="00F654CB">
        <w:rPr>
          <w:rFonts w:hint="eastAsia"/>
        </w:rPr>
        <w:t>出视频中存在不适的帧，并对整个视频的舒适度作出评价。主观评价试验的结果表明该模型</w:t>
      </w:r>
      <w:r w:rsidR="0015369D">
        <w:rPr>
          <w:rFonts w:hint="eastAsia"/>
        </w:rPr>
        <w:t>对所给样本的视频舒适度估值</w:t>
      </w:r>
      <w:r w:rsidR="00F654CB">
        <w:rPr>
          <w:rFonts w:hint="eastAsia"/>
        </w:rPr>
        <w:t>的误差率在</w:t>
      </w:r>
      <w:r w:rsidR="00F654CB">
        <w:t>8%</w:t>
      </w:r>
      <w:r w:rsidR="00F654CB">
        <w:rPr>
          <w:rFonts w:hint="eastAsia"/>
        </w:rPr>
        <w:t>以内</w:t>
      </w:r>
      <w:r w:rsidR="0015369D">
        <w:rPr>
          <w:rFonts w:hint="eastAsia"/>
        </w:rPr>
        <w:t>，具有较好的准确率。</w:t>
      </w:r>
    </w:p>
    <w:p w14:paraId="11C29A66" w14:textId="71A9FC9D" w:rsidR="007B37DF" w:rsidRDefault="007B37DF" w:rsidP="00F661E0">
      <w:pPr>
        <w:ind w:firstLine="480"/>
      </w:pPr>
    </w:p>
    <w:p w14:paraId="214D10C4" w14:textId="077F994A" w:rsidR="007B37DF" w:rsidRPr="007B37DF" w:rsidRDefault="007B37DF" w:rsidP="007B37DF">
      <w:pPr>
        <w:ind w:firstLineChars="0" w:firstLine="0"/>
        <w:rPr>
          <w:b/>
          <w:bCs/>
        </w:rPr>
      </w:pPr>
      <w:r w:rsidRPr="007B37DF">
        <w:rPr>
          <w:rFonts w:hint="eastAsia"/>
          <w:b/>
          <w:bCs/>
        </w:rPr>
        <w:t>关键词：立体视频</w:t>
      </w:r>
      <w:r w:rsidRPr="007B37DF">
        <w:rPr>
          <w:rFonts w:hint="eastAsia"/>
          <w:b/>
          <w:bCs/>
        </w:rPr>
        <w:t xml:space="preserve"> </w:t>
      </w:r>
      <w:r w:rsidRPr="007B37DF">
        <w:rPr>
          <w:rFonts w:hint="eastAsia"/>
          <w:b/>
          <w:bCs/>
        </w:rPr>
        <w:t>舒适度</w:t>
      </w:r>
      <w:r w:rsidRPr="007B37DF">
        <w:rPr>
          <w:rFonts w:hint="eastAsia"/>
          <w:b/>
          <w:bCs/>
        </w:rPr>
        <w:t xml:space="preserve"> </w:t>
      </w:r>
      <w:r w:rsidRPr="007B37DF">
        <w:rPr>
          <w:rFonts w:hint="eastAsia"/>
          <w:b/>
          <w:bCs/>
        </w:rPr>
        <w:t>视差</w:t>
      </w:r>
      <w:r w:rsidRPr="007B37DF">
        <w:rPr>
          <w:rFonts w:hint="eastAsia"/>
          <w:b/>
          <w:bCs/>
        </w:rPr>
        <w:t xml:space="preserve"> </w:t>
      </w:r>
      <w:r w:rsidRPr="007B37DF">
        <w:rPr>
          <w:rFonts w:hint="eastAsia"/>
          <w:b/>
          <w:bCs/>
        </w:rPr>
        <w:t>运动矢量</w:t>
      </w:r>
    </w:p>
    <w:p w14:paraId="5DFC8FD6" w14:textId="3D26EDF1" w:rsidR="00B610DA" w:rsidRDefault="00B610DA">
      <w:pPr>
        <w:widowControl/>
        <w:adjustRightInd/>
        <w:snapToGrid/>
        <w:spacing w:line="240" w:lineRule="auto"/>
        <w:ind w:firstLineChars="0" w:firstLine="0"/>
        <w:jc w:val="left"/>
      </w:pPr>
      <w:r>
        <w:br w:type="page"/>
      </w:r>
    </w:p>
    <w:p w14:paraId="05B658D4" w14:textId="5B29933C" w:rsidR="007B37DF" w:rsidRDefault="00B610DA" w:rsidP="007B37DF">
      <w:pPr>
        <w:pStyle w:val="1"/>
      </w:pPr>
      <w:bookmarkStart w:id="7" w:name="_Toc10898664"/>
      <w:r>
        <w:rPr>
          <w:rFonts w:hint="eastAsia"/>
        </w:rPr>
        <w:lastRenderedPageBreak/>
        <w:t>Abstract</w:t>
      </w:r>
      <w:bookmarkEnd w:id="7"/>
    </w:p>
    <w:p w14:paraId="513C8450" w14:textId="22E85965" w:rsidR="002B06FC" w:rsidRDefault="007B37DF" w:rsidP="007B37DF">
      <w:pPr>
        <w:ind w:firstLine="480"/>
      </w:pPr>
      <w:r>
        <w:t>T</w:t>
      </w:r>
      <w:r>
        <w:rPr>
          <w:rFonts w:hint="eastAsia"/>
        </w:rPr>
        <w:t>he</w:t>
      </w:r>
      <w:r>
        <w:t xml:space="preserve"> </w:t>
      </w:r>
      <w:r>
        <w:rPr>
          <w:rFonts w:hint="eastAsia"/>
        </w:rPr>
        <w:t>technology</w:t>
      </w:r>
      <w:r>
        <w:t xml:space="preserve"> </w:t>
      </w:r>
      <w:r>
        <w:rPr>
          <w:rFonts w:hint="eastAsia"/>
        </w:rPr>
        <w:t>of</w:t>
      </w:r>
      <w:r>
        <w:t xml:space="preserve"> </w:t>
      </w:r>
      <w:r>
        <w:rPr>
          <w:rFonts w:hint="eastAsia"/>
        </w:rPr>
        <w:t>stereoscopic</w:t>
      </w:r>
      <w:r>
        <w:t xml:space="preserve"> </w:t>
      </w:r>
      <w:r>
        <w:rPr>
          <w:rFonts w:hint="eastAsia"/>
        </w:rPr>
        <w:t>video</w:t>
      </w:r>
      <w:r>
        <w:t xml:space="preserve"> </w:t>
      </w:r>
      <w:r>
        <w:rPr>
          <w:rFonts w:hint="eastAsia"/>
        </w:rPr>
        <w:t>has</w:t>
      </w:r>
      <w:r>
        <w:t xml:space="preserve"> </w:t>
      </w:r>
      <w:r>
        <w:rPr>
          <w:rFonts w:hint="eastAsia"/>
        </w:rPr>
        <w:t>been</w:t>
      </w:r>
      <w:r w:rsidR="002B06FC">
        <w:t xml:space="preserve"> </w:t>
      </w:r>
      <w:r w:rsidR="002B06FC">
        <w:rPr>
          <w:rFonts w:hint="eastAsia"/>
        </w:rPr>
        <w:t>evolving</w:t>
      </w:r>
      <w:r w:rsidR="002B06FC">
        <w:t xml:space="preserve"> </w:t>
      </w:r>
      <w:r w:rsidR="002B06FC">
        <w:rPr>
          <w:rFonts w:hint="eastAsia"/>
        </w:rPr>
        <w:t>since</w:t>
      </w:r>
      <w:r w:rsidR="002B06FC">
        <w:t xml:space="preserve"> </w:t>
      </w:r>
      <w:r w:rsidR="002B06FC">
        <w:rPr>
          <w:rFonts w:hint="eastAsia"/>
        </w:rPr>
        <w:t>last</w:t>
      </w:r>
      <w:r w:rsidR="002B06FC">
        <w:t xml:space="preserve"> </w:t>
      </w:r>
      <w:r w:rsidR="002B06FC">
        <w:rPr>
          <w:rFonts w:hint="eastAsia"/>
        </w:rPr>
        <w:t>century</w:t>
      </w:r>
      <w:r w:rsidR="002B06FC">
        <w:t xml:space="preserve"> and many </w:t>
      </w:r>
      <w:r w:rsidR="002B06FC">
        <w:rPr>
          <w:rFonts w:hint="eastAsia"/>
        </w:rPr>
        <w:t>breakthrough</w:t>
      </w:r>
      <w:r w:rsidR="002B06FC">
        <w:t xml:space="preserve">s </w:t>
      </w:r>
      <w:r w:rsidR="002B06FC">
        <w:rPr>
          <w:rFonts w:hint="eastAsia"/>
        </w:rPr>
        <w:t>ha</w:t>
      </w:r>
      <w:ins w:id="8" w:author="王 家才" w:date="2019-06-08T15:05:00Z">
        <w:r w:rsidR="008A024D">
          <w:t>ve</w:t>
        </w:r>
      </w:ins>
      <w:del w:id="9" w:author="王 家才" w:date="2019-06-08T15:05:00Z">
        <w:r w:rsidR="002B06FC" w:rsidDel="008A024D">
          <w:rPr>
            <w:rFonts w:hint="eastAsia"/>
          </w:rPr>
          <w:delText>s</w:delText>
        </w:r>
      </w:del>
      <w:r w:rsidR="002B06FC">
        <w:t xml:space="preserve"> </w:t>
      </w:r>
      <w:r w:rsidR="002B06FC">
        <w:rPr>
          <w:rFonts w:hint="eastAsia"/>
        </w:rPr>
        <w:t>been</w:t>
      </w:r>
      <w:r w:rsidR="002B06FC">
        <w:t xml:space="preserve"> made. Nowadays people can experience the impressive effect brought by the technology in cinema at any time.</w:t>
      </w:r>
      <w:r w:rsidR="002B06FC" w:rsidRPr="002B06FC">
        <w:t xml:space="preserve"> However, due to the existence of comfort problems</w:t>
      </w:r>
      <w:ins w:id="10" w:author="王 家才" w:date="2019-06-08T10:13:00Z">
        <w:r w:rsidR="00B12A36">
          <w:t xml:space="preserve"> </w:t>
        </w:r>
        <w:r w:rsidR="00B12A36">
          <w:rPr>
            <w:rFonts w:hint="eastAsia"/>
          </w:rPr>
          <w:t>in</w:t>
        </w:r>
        <w:r w:rsidR="00B12A36">
          <w:t xml:space="preserve"> the technology of stereo display</w:t>
        </w:r>
      </w:ins>
      <w:r w:rsidR="002B06FC" w:rsidRPr="002B06FC">
        <w:t xml:space="preserve">, the </w:t>
      </w:r>
      <w:ins w:id="11" w:author="王 家才" w:date="2019-06-08T10:13:00Z">
        <w:r w:rsidR="00B12A36">
          <w:t>dev</w:t>
        </w:r>
      </w:ins>
      <w:ins w:id="12" w:author="王 家才" w:date="2019-06-08T10:14:00Z">
        <w:r w:rsidR="00B12A36">
          <w:t xml:space="preserve">elopment and application of stereo display is </w:t>
        </w:r>
      </w:ins>
      <w:ins w:id="13" w:author="王 家才" w:date="2019-06-08T10:15:00Z">
        <w:r w:rsidR="00B12A36">
          <w:t>limited to an extent</w:t>
        </w:r>
      </w:ins>
      <w:del w:id="14" w:author="王 家才" w:date="2019-06-08T10:13:00Z">
        <w:r w:rsidR="002B06FC" w:rsidRPr="002B06FC" w:rsidDel="00B12A36">
          <w:delText>application field of stereoscopic video technology is still limited to theaters</w:delText>
        </w:r>
        <w:r w:rsidR="002B06FC" w:rsidDel="00B12A36">
          <w:delText xml:space="preserve"> and other scenes.</w:delText>
        </w:r>
        <w:r w:rsidR="002B06FC" w:rsidRPr="002B06FC" w:rsidDel="00B12A36">
          <w:delText xml:space="preserve"> </w:delText>
        </w:r>
        <w:r w:rsidR="002B06FC" w:rsidDel="00B12A36">
          <w:delText>I</w:delText>
        </w:r>
        <w:r w:rsidR="002B06FC" w:rsidRPr="002B06FC" w:rsidDel="00B12A36">
          <w:delText xml:space="preserve">ts application in daily life is still </w:delText>
        </w:r>
        <w:r w:rsidR="002B06FC" w:rsidDel="00B12A36">
          <w:delText>significantly</w:delText>
        </w:r>
        <w:r w:rsidR="002B06FC" w:rsidRPr="002B06FC" w:rsidDel="00B12A36">
          <w:delText xml:space="preserve"> less than traditional </w:delText>
        </w:r>
        <w:r w:rsidR="002B06FC" w:rsidDel="00B12A36">
          <w:delText>2D</w:delText>
        </w:r>
        <w:r w:rsidR="002B06FC" w:rsidRPr="002B06FC" w:rsidDel="00B12A36">
          <w:delText xml:space="preserve"> video</w:delText>
        </w:r>
      </w:del>
      <w:r w:rsidR="002B06FC" w:rsidRPr="002B06FC">
        <w:t>.</w:t>
      </w:r>
    </w:p>
    <w:p w14:paraId="257259FF" w14:textId="1CF7ECD9" w:rsidR="002B06FC" w:rsidRDefault="002B06FC" w:rsidP="007B37DF">
      <w:pPr>
        <w:ind w:firstLine="480"/>
      </w:pPr>
      <w:r w:rsidRPr="002B06FC">
        <w:t xml:space="preserve">The comfort of stereoscopic video is mainly affected by parallax and motion. Based on these two influencing factors, this paper proposes an objective evaluation model of stereo video comfort based on statistical methods. The model can </w:t>
      </w:r>
      <w:r>
        <w:t>recognize</w:t>
      </w:r>
      <w:r w:rsidRPr="002B06FC">
        <w:t xml:space="preserve"> the uncomfortable frames in the video and evaluate the comfort of the entire video</w:t>
      </w:r>
      <w:r w:rsidR="003A32D7" w:rsidRPr="003A32D7">
        <w:t xml:space="preserve"> at a fast speed</w:t>
      </w:r>
      <w:r w:rsidRPr="002B06FC">
        <w:t>. The results of the subjective evaluation test show that the error rate of the model</w:t>
      </w:r>
      <w:r w:rsidR="00746983">
        <w:t xml:space="preserve"> </w:t>
      </w:r>
      <w:r w:rsidR="00746983">
        <w:rPr>
          <w:rFonts w:hint="eastAsia"/>
        </w:rPr>
        <w:t>on</w:t>
      </w:r>
      <w:r w:rsidRPr="002B06FC">
        <w:t xml:space="preserve"> given sample</w:t>
      </w:r>
      <w:ins w:id="15" w:author="王 家才" w:date="2019-06-08T15:07:00Z">
        <w:r w:rsidR="00D1610B">
          <w:t>s</w:t>
        </w:r>
      </w:ins>
      <w:r w:rsidRPr="002B06FC">
        <w:t xml:space="preserve"> </w:t>
      </w:r>
      <w:r w:rsidR="00746983">
        <w:t xml:space="preserve">can be </w:t>
      </w:r>
      <w:r w:rsidR="005D6E97">
        <w:t>limited</w:t>
      </w:r>
      <w:r w:rsidRPr="002B06FC">
        <w:t xml:space="preserve"> within 8%</w:t>
      </w:r>
      <w:r w:rsidR="005D59BE">
        <w:t>.</w:t>
      </w:r>
      <w:r w:rsidRPr="002B06FC">
        <w:t xml:space="preserve"> </w:t>
      </w:r>
      <w:r w:rsidR="005D59BE">
        <w:t>The model</w:t>
      </w:r>
      <w:r w:rsidRPr="002B06FC">
        <w:t xml:space="preserve"> </w:t>
      </w:r>
      <w:r w:rsidR="00DD5104">
        <w:t>proves to be of</w:t>
      </w:r>
      <w:r w:rsidRPr="002B06FC">
        <w:t xml:space="preserve"> good accuracy.</w:t>
      </w:r>
    </w:p>
    <w:p w14:paraId="6F46CF66" w14:textId="77777777" w:rsidR="007B37DF" w:rsidRDefault="007B37DF" w:rsidP="00DD5104">
      <w:pPr>
        <w:ind w:firstLineChars="0" w:firstLine="0"/>
      </w:pPr>
    </w:p>
    <w:p w14:paraId="0A8F69FA" w14:textId="5C06377D" w:rsidR="007B37DF" w:rsidRPr="007B37DF" w:rsidRDefault="00B45C60" w:rsidP="007B37DF">
      <w:pPr>
        <w:ind w:firstLineChars="0" w:firstLine="0"/>
        <w:rPr>
          <w:b/>
          <w:bCs/>
        </w:rPr>
      </w:pPr>
      <w:r>
        <w:rPr>
          <w:rFonts w:hint="eastAsia"/>
          <w:b/>
          <w:bCs/>
        </w:rPr>
        <w:t>K</w:t>
      </w:r>
      <w:r>
        <w:rPr>
          <w:b/>
          <w:bCs/>
        </w:rPr>
        <w:t>eywords</w:t>
      </w:r>
      <w:r w:rsidR="007B37DF" w:rsidRPr="007B37DF">
        <w:rPr>
          <w:rFonts w:hint="eastAsia"/>
          <w:b/>
          <w:bCs/>
        </w:rPr>
        <w:t>：</w:t>
      </w:r>
      <w:r>
        <w:rPr>
          <w:rFonts w:hint="eastAsia"/>
          <w:b/>
          <w:bCs/>
        </w:rPr>
        <w:t>Stereoscopic</w:t>
      </w:r>
      <w:r>
        <w:rPr>
          <w:b/>
          <w:bCs/>
        </w:rPr>
        <w:t xml:space="preserve"> </w:t>
      </w:r>
      <w:r>
        <w:rPr>
          <w:rFonts w:hint="eastAsia"/>
          <w:b/>
          <w:bCs/>
        </w:rPr>
        <w:t>Video;</w:t>
      </w:r>
      <w:r>
        <w:rPr>
          <w:b/>
          <w:bCs/>
        </w:rPr>
        <w:t xml:space="preserve"> Comfort; Parallax; Motion Vector</w:t>
      </w:r>
    </w:p>
    <w:p w14:paraId="54E1D235" w14:textId="77777777" w:rsidR="007B37DF" w:rsidRPr="007B37DF" w:rsidRDefault="007B37DF" w:rsidP="007B37DF">
      <w:pPr>
        <w:ind w:firstLine="480"/>
      </w:pPr>
    </w:p>
    <w:p w14:paraId="39317E4E" w14:textId="77777777" w:rsidR="00F812CC" w:rsidRDefault="00B610DA">
      <w:pPr>
        <w:widowControl/>
        <w:adjustRightInd/>
        <w:snapToGrid/>
        <w:spacing w:line="240" w:lineRule="auto"/>
        <w:ind w:firstLineChars="0" w:firstLine="0"/>
        <w:jc w:val="left"/>
        <w:sectPr w:rsidR="00F812CC" w:rsidSect="00F812CC">
          <w:footerReference w:type="default" r:id="rId19"/>
          <w:pgSz w:w="11906" w:h="16838"/>
          <w:pgMar w:top="1440" w:right="1800" w:bottom="1440" w:left="1800" w:header="851" w:footer="992" w:gutter="0"/>
          <w:pgNumType w:fmt="upperRoman" w:start="1"/>
          <w:cols w:space="425"/>
          <w:docGrid w:type="lines" w:linePitch="312"/>
        </w:sectPr>
      </w:pPr>
      <w:r>
        <w:br w:type="page"/>
      </w:r>
    </w:p>
    <w:sdt>
      <w:sdtPr>
        <w:rPr>
          <w:rFonts w:ascii="Times New Roman" w:eastAsia="宋体" w:hAnsi="Times New Roman" w:cs="Times New Roman"/>
          <w:color w:val="auto"/>
          <w:kern w:val="2"/>
          <w:sz w:val="24"/>
          <w:szCs w:val="24"/>
          <w:lang w:val="zh-CN"/>
        </w:rPr>
        <w:id w:val="-385872619"/>
        <w:docPartObj>
          <w:docPartGallery w:val="Table of Contents"/>
          <w:docPartUnique/>
        </w:docPartObj>
      </w:sdtPr>
      <w:sdtEndPr>
        <w:rPr>
          <w:b/>
          <w:bCs/>
        </w:rPr>
      </w:sdtEndPr>
      <w:sdtContent>
        <w:p w14:paraId="4D2AF3D0" w14:textId="7862771E" w:rsidR="00221839" w:rsidRPr="00221839" w:rsidRDefault="00221839" w:rsidP="00221839">
          <w:pPr>
            <w:pStyle w:val="TOC"/>
            <w:ind w:firstLine="480"/>
            <w:jc w:val="center"/>
            <w:rPr>
              <w:rFonts w:ascii="Cambria" w:eastAsia="宋体" w:hAnsi="Cambria" w:cs="Times New Roman"/>
              <w:b/>
              <w:bCs/>
              <w:color w:val="auto"/>
              <w:szCs w:val="28"/>
              <w:lang w:val="zh-CN"/>
            </w:rPr>
          </w:pPr>
          <w:r w:rsidRPr="00221839">
            <w:rPr>
              <w:rFonts w:ascii="Cambria" w:eastAsia="宋体" w:hAnsi="Cambria" w:cs="Times New Roman"/>
              <w:b/>
              <w:bCs/>
              <w:color w:val="auto"/>
              <w:szCs w:val="28"/>
              <w:lang w:val="zh-CN"/>
            </w:rPr>
            <w:t>目录</w:t>
          </w:r>
        </w:p>
        <w:p w14:paraId="51415271" w14:textId="779DD35A" w:rsidR="008A024D" w:rsidRDefault="00221839">
          <w:pPr>
            <w:pStyle w:val="TOC1"/>
            <w:tabs>
              <w:tab w:val="right" w:leader="dot" w:pos="8296"/>
            </w:tabs>
            <w:ind w:firstLine="480"/>
            <w:rPr>
              <w:ins w:id="16" w:author="王 家才" w:date="2019-06-08T15:04:00Z"/>
              <w:rFonts w:asciiTheme="minorHAnsi" w:eastAsiaTheme="minorEastAsia" w:hAnsiTheme="minorHAnsi" w:cstheme="minorBidi"/>
              <w:noProof/>
              <w:sz w:val="21"/>
              <w:szCs w:val="22"/>
            </w:rPr>
          </w:pPr>
          <w:r>
            <w:fldChar w:fldCharType="begin"/>
          </w:r>
          <w:r>
            <w:instrText xml:space="preserve"> TOC \o "1-3" \h \z \u </w:instrText>
          </w:r>
          <w:r>
            <w:fldChar w:fldCharType="separate"/>
          </w:r>
          <w:ins w:id="17" w:author="王 家才" w:date="2019-06-08T15:04:00Z">
            <w:r w:rsidR="008A024D" w:rsidRPr="00A5594E">
              <w:rPr>
                <w:rStyle w:val="a3"/>
                <w:noProof/>
              </w:rPr>
              <w:fldChar w:fldCharType="begin"/>
            </w:r>
            <w:r w:rsidR="008A024D" w:rsidRPr="00A5594E">
              <w:rPr>
                <w:rStyle w:val="a3"/>
                <w:noProof/>
              </w:rPr>
              <w:instrText xml:space="preserve"> </w:instrText>
            </w:r>
            <w:r w:rsidR="008A024D">
              <w:rPr>
                <w:noProof/>
              </w:rPr>
              <w:instrText>HYPERLINK \l "_Toc10898663"</w:instrText>
            </w:r>
            <w:r w:rsidR="008A024D" w:rsidRPr="00A5594E">
              <w:rPr>
                <w:rStyle w:val="a3"/>
                <w:noProof/>
              </w:rPr>
              <w:instrText xml:space="preserve"> </w:instrText>
            </w:r>
            <w:r w:rsidR="008A024D" w:rsidRPr="00A5594E">
              <w:rPr>
                <w:rStyle w:val="a3"/>
                <w:noProof/>
              </w:rPr>
              <w:fldChar w:fldCharType="separate"/>
            </w:r>
            <w:r w:rsidR="008A024D" w:rsidRPr="00A5594E">
              <w:rPr>
                <w:rStyle w:val="a3"/>
                <w:noProof/>
              </w:rPr>
              <w:t>摘要</w:t>
            </w:r>
            <w:r w:rsidR="008A024D">
              <w:rPr>
                <w:noProof/>
                <w:webHidden/>
              </w:rPr>
              <w:tab/>
            </w:r>
            <w:r w:rsidR="008A024D">
              <w:rPr>
                <w:noProof/>
                <w:webHidden/>
              </w:rPr>
              <w:fldChar w:fldCharType="begin"/>
            </w:r>
            <w:r w:rsidR="008A024D">
              <w:rPr>
                <w:noProof/>
                <w:webHidden/>
              </w:rPr>
              <w:instrText xml:space="preserve"> PAGEREF _Toc10898663 \h </w:instrText>
            </w:r>
          </w:ins>
          <w:r w:rsidR="008A024D">
            <w:rPr>
              <w:noProof/>
              <w:webHidden/>
            </w:rPr>
          </w:r>
          <w:r w:rsidR="008A024D">
            <w:rPr>
              <w:noProof/>
              <w:webHidden/>
            </w:rPr>
            <w:fldChar w:fldCharType="separate"/>
          </w:r>
          <w:ins w:id="18" w:author="王 家才" w:date="2019-06-08T15:04:00Z">
            <w:r w:rsidR="008A024D">
              <w:rPr>
                <w:noProof/>
                <w:webHidden/>
              </w:rPr>
              <w:t>I</w:t>
            </w:r>
            <w:r w:rsidR="008A024D">
              <w:rPr>
                <w:noProof/>
                <w:webHidden/>
              </w:rPr>
              <w:fldChar w:fldCharType="end"/>
            </w:r>
            <w:r w:rsidR="008A024D" w:rsidRPr="00A5594E">
              <w:rPr>
                <w:rStyle w:val="a3"/>
                <w:noProof/>
              </w:rPr>
              <w:fldChar w:fldCharType="end"/>
            </w:r>
          </w:ins>
        </w:p>
        <w:p w14:paraId="52049523" w14:textId="539126C3" w:rsidR="008A024D" w:rsidRDefault="008A024D">
          <w:pPr>
            <w:pStyle w:val="TOC1"/>
            <w:tabs>
              <w:tab w:val="right" w:leader="dot" w:pos="8296"/>
            </w:tabs>
            <w:ind w:firstLine="480"/>
            <w:rPr>
              <w:ins w:id="19" w:author="王 家才" w:date="2019-06-08T15:04:00Z"/>
              <w:rFonts w:asciiTheme="minorHAnsi" w:eastAsiaTheme="minorEastAsia" w:hAnsiTheme="minorHAnsi" w:cstheme="minorBidi"/>
              <w:noProof/>
              <w:sz w:val="21"/>
              <w:szCs w:val="22"/>
            </w:rPr>
          </w:pPr>
          <w:ins w:id="20" w:author="王 家才" w:date="2019-06-08T15:04:00Z">
            <w:r w:rsidRPr="00A5594E">
              <w:rPr>
                <w:rStyle w:val="a3"/>
                <w:noProof/>
              </w:rPr>
              <w:fldChar w:fldCharType="begin"/>
            </w:r>
            <w:r w:rsidRPr="00A5594E">
              <w:rPr>
                <w:rStyle w:val="a3"/>
                <w:noProof/>
              </w:rPr>
              <w:instrText xml:space="preserve"> </w:instrText>
            </w:r>
            <w:r>
              <w:rPr>
                <w:noProof/>
              </w:rPr>
              <w:instrText>HYPERLINK \l "_Toc10898664"</w:instrText>
            </w:r>
            <w:r w:rsidRPr="00A5594E">
              <w:rPr>
                <w:rStyle w:val="a3"/>
                <w:noProof/>
              </w:rPr>
              <w:instrText xml:space="preserve"> </w:instrText>
            </w:r>
            <w:r w:rsidRPr="00A5594E">
              <w:rPr>
                <w:rStyle w:val="a3"/>
                <w:noProof/>
              </w:rPr>
              <w:fldChar w:fldCharType="separate"/>
            </w:r>
            <w:r w:rsidRPr="00A5594E">
              <w:rPr>
                <w:rStyle w:val="a3"/>
                <w:noProof/>
              </w:rPr>
              <w:t>Abstract</w:t>
            </w:r>
            <w:r>
              <w:rPr>
                <w:noProof/>
                <w:webHidden/>
              </w:rPr>
              <w:tab/>
            </w:r>
            <w:r>
              <w:rPr>
                <w:noProof/>
                <w:webHidden/>
              </w:rPr>
              <w:fldChar w:fldCharType="begin"/>
            </w:r>
            <w:r>
              <w:rPr>
                <w:noProof/>
                <w:webHidden/>
              </w:rPr>
              <w:instrText xml:space="preserve"> PAGEREF _Toc10898664 \h </w:instrText>
            </w:r>
          </w:ins>
          <w:r>
            <w:rPr>
              <w:noProof/>
              <w:webHidden/>
            </w:rPr>
          </w:r>
          <w:r>
            <w:rPr>
              <w:noProof/>
              <w:webHidden/>
            </w:rPr>
            <w:fldChar w:fldCharType="separate"/>
          </w:r>
          <w:ins w:id="21" w:author="王 家才" w:date="2019-06-08T15:04:00Z">
            <w:r>
              <w:rPr>
                <w:noProof/>
                <w:webHidden/>
              </w:rPr>
              <w:t>II</w:t>
            </w:r>
            <w:r>
              <w:rPr>
                <w:noProof/>
                <w:webHidden/>
              </w:rPr>
              <w:fldChar w:fldCharType="end"/>
            </w:r>
            <w:r w:rsidRPr="00A5594E">
              <w:rPr>
                <w:rStyle w:val="a3"/>
                <w:noProof/>
              </w:rPr>
              <w:fldChar w:fldCharType="end"/>
            </w:r>
          </w:ins>
        </w:p>
        <w:p w14:paraId="14DA42A0" w14:textId="64699902" w:rsidR="008A024D" w:rsidRDefault="008A024D">
          <w:pPr>
            <w:pStyle w:val="TOC1"/>
            <w:tabs>
              <w:tab w:val="left" w:pos="1470"/>
              <w:tab w:val="right" w:leader="dot" w:pos="8296"/>
            </w:tabs>
            <w:ind w:firstLine="480"/>
            <w:rPr>
              <w:ins w:id="22" w:author="王 家才" w:date="2019-06-08T15:04:00Z"/>
              <w:rFonts w:asciiTheme="minorHAnsi" w:eastAsiaTheme="minorEastAsia" w:hAnsiTheme="minorHAnsi" w:cstheme="minorBidi"/>
              <w:noProof/>
              <w:sz w:val="21"/>
              <w:szCs w:val="22"/>
            </w:rPr>
          </w:pPr>
          <w:ins w:id="23" w:author="王 家才" w:date="2019-06-08T15:04:00Z">
            <w:r w:rsidRPr="00A5594E">
              <w:rPr>
                <w:rStyle w:val="a3"/>
                <w:noProof/>
              </w:rPr>
              <w:fldChar w:fldCharType="begin"/>
            </w:r>
            <w:r w:rsidRPr="00A5594E">
              <w:rPr>
                <w:rStyle w:val="a3"/>
                <w:noProof/>
              </w:rPr>
              <w:instrText xml:space="preserve"> </w:instrText>
            </w:r>
            <w:r>
              <w:rPr>
                <w:noProof/>
              </w:rPr>
              <w:instrText>HYPERLINK \l "_Toc10898665"</w:instrText>
            </w:r>
            <w:r w:rsidRPr="00A5594E">
              <w:rPr>
                <w:rStyle w:val="a3"/>
                <w:noProof/>
              </w:rPr>
              <w:instrText xml:space="preserve"> </w:instrText>
            </w:r>
            <w:r w:rsidRPr="00A5594E">
              <w:rPr>
                <w:rStyle w:val="a3"/>
                <w:noProof/>
              </w:rPr>
              <w:fldChar w:fldCharType="separate"/>
            </w:r>
            <w:r w:rsidRPr="00A5594E">
              <w:rPr>
                <w:rStyle w:val="a3"/>
                <w:noProof/>
              </w:rPr>
              <w:t>第一章</w:t>
            </w:r>
            <w:r>
              <w:rPr>
                <w:rFonts w:asciiTheme="minorHAnsi" w:eastAsiaTheme="minorEastAsia" w:hAnsiTheme="minorHAnsi" w:cstheme="minorBidi"/>
                <w:noProof/>
                <w:sz w:val="21"/>
                <w:szCs w:val="22"/>
              </w:rPr>
              <w:tab/>
            </w:r>
            <w:r w:rsidRPr="00A5594E">
              <w:rPr>
                <w:rStyle w:val="a3"/>
                <w:noProof/>
              </w:rPr>
              <w:t>绪论</w:t>
            </w:r>
            <w:r>
              <w:rPr>
                <w:noProof/>
                <w:webHidden/>
              </w:rPr>
              <w:tab/>
            </w:r>
            <w:r>
              <w:rPr>
                <w:noProof/>
                <w:webHidden/>
              </w:rPr>
              <w:fldChar w:fldCharType="begin"/>
            </w:r>
            <w:r>
              <w:rPr>
                <w:noProof/>
                <w:webHidden/>
              </w:rPr>
              <w:instrText xml:space="preserve"> PAGEREF _Toc10898665 \h </w:instrText>
            </w:r>
          </w:ins>
          <w:r>
            <w:rPr>
              <w:noProof/>
              <w:webHidden/>
            </w:rPr>
          </w:r>
          <w:r>
            <w:rPr>
              <w:noProof/>
              <w:webHidden/>
            </w:rPr>
            <w:fldChar w:fldCharType="separate"/>
          </w:r>
          <w:ins w:id="24" w:author="王 家才" w:date="2019-06-08T15:04:00Z">
            <w:r>
              <w:rPr>
                <w:noProof/>
                <w:webHidden/>
              </w:rPr>
              <w:t>1</w:t>
            </w:r>
            <w:r>
              <w:rPr>
                <w:noProof/>
                <w:webHidden/>
              </w:rPr>
              <w:fldChar w:fldCharType="end"/>
            </w:r>
            <w:r w:rsidRPr="00A5594E">
              <w:rPr>
                <w:rStyle w:val="a3"/>
                <w:noProof/>
              </w:rPr>
              <w:fldChar w:fldCharType="end"/>
            </w:r>
          </w:ins>
        </w:p>
        <w:p w14:paraId="143A9E9D" w14:textId="3E8571D4" w:rsidR="008A024D" w:rsidRDefault="008A024D">
          <w:pPr>
            <w:pStyle w:val="TOC2"/>
            <w:tabs>
              <w:tab w:val="left" w:pos="1680"/>
            </w:tabs>
            <w:rPr>
              <w:ins w:id="25" w:author="王 家才" w:date="2019-06-08T15:04:00Z"/>
              <w:rFonts w:asciiTheme="minorHAnsi" w:eastAsiaTheme="minorEastAsia" w:hAnsiTheme="minorHAnsi" w:cstheme="minorBidi"/>
              <w:noProof/>
              <w:sz w:val="21"/>
              <w:szCs w:val="22"/>
            </w:rPr>
          </w:pPr>
          <w:ins w:id="26" w:author="王 家才" w:date="2019-06-08T15:04:00Z">
            <w:r w:rsidRPr="00A5594E">
              <w:rPr>
                <w:rStyle w:val="a3"/>
                <w:noProof/>
              </w:rPr>
              <w:fldChar w:fldCharType="begin"/>
            </w:r>
            <w:r w:rsidRPr="00A5594E">
              <w:rPr>
                <w:rStyle w:val="a3"/>
                <w:noProof/>
              </w:rPr>
              <w:instrText xml:space="preserve"> </w:instrText>
            </w:r>
            <w:r>
              <w:rPr>
                <w:noProof/>
              </w:rPr>
              <w:instrText>HYPERLINK \l "_Toc10898666"</w:instrText>
            </w:r>
            <w:r w:rsidRPr="00A5594E">
              <w:rPr>
                <w:rStyle w:val="a3"/>
                <w:noProof/>
              </w:rPr>
              <w:instrText xml:space="preserve"> </w:instrText>
            </w:r>
            <w:r w:rsidRPr="00A5594E">
              <w:rPr>
                <w:rStyle w:val="a3"/>
                <w:noProof/>
              </w:rPr>
              <w:fldChar w:fldCharType="separate"/>
            </w:r>
            <w:r w:rsidRPr="00A5594E">
              <w:rPr>
                <w:rStyle w:val="a3"/>
                <w:noProof/>
              </w:rPr>
              <w:t>1.1</w:t>
            </w:r>
            <w:r>
              <w:rPr>
                <w:rFonts w:asciiTheme="minorHAnsi" w:eastAsiaTheme="minorEastAsia" w:hAnsiTheme="minorHAnsi" w:cstheme="minorBidi"/>
                <w:noProof/>
                <w:sz w:val="21"/>
                <w:szCs w:val="22"/>
              </w:rPr>
              <w:tab/>
            </w:r>
            <w:r w:rsidRPr="00A5594E">
              <w:rPr>
                <w:rStyle w:val="a3"/>
                <w:noProof/>
              </w:rPr>
              <w:t>立体视频舒适度研究目的及意义</w:t>
            </w:r>
            <w:r>
              <w:rPr>
                <w:noProof/>
                <w:webHidden/>
              </w:rPr>
              <w:tab/>
            </w:r>
            <w:r>
              <w:rPr>
                <w:noProof/>
                <w:webHidden/>
              </w:rPr>
              <w:fldChar w:fldCharType="begin"/>
            </w:r>
            <w:r>
              <w:rPr>
                <w:noProof/>
                <w:webHidden/>
              </w:rPr>
              <w:instrText xml:space="preserve"> PAGEREF _Toc10898666 \h </w:instrText>
            </w:r>
          </w:ins>
          <w:r>
            <w:rPr>
              <w:noProof/>
              <w:webHidden/>
            </w:rPr>
          </w:r>
          <w:r>
            <w:rPr>
              <w:noProof/>
              <w:webHidden/>
            </w:rPr>
            <w:fldChar w:fldCharType="separate"/>
          </w:r>
          <w:ins w:id="27" w:author="王 家才" w:date="2019-06-08T15:04:00Z">
            <w:r>
              <w:rPr>
                <w:noProof/>
                <w:webHidden/>
              </w:rPr>
              <w:t>1</w:t>
            </w:r>
            <w:r>
              <w:rPr>
                <w:noProof/>
                <w:webHidden/>
              </w:rPr>
              <w:fldChar w:fldCharType="end"/>
            </w:r>
            <w:r w:rsidRPr="00A5594E">
              <w:rPr>
                <w:rStyle w:val="a3"/>
                <w:noProof/>
              </w:rPr>
              <w:fldChar w:fldCharType="end"/>
            </w:r>
          </w:ins>
        </w:p>
        <w:p w14:paraId="27E3A023" w14:textId="1CCA4485" w:rsidR="008A024D" w:rsidRDefault="008A024D">
          <w:pPr>
            <w:pStyle w:val="TOC2"/>
            <w:tabs>
              <w:tab w:val="left" w:pos="1680"/>
            </w:tabs>
            <w:rPr>
              <w:ins w:id="28" w:author="王 家才" w:date="2019-06-08T15:04:00Z"/>
              <w:rFonts w:asciiTheme="minorHAnsi" w:eastAsiaTheme="minorEastAsia" w:hAnsiTheme="minorHAnsi" w:cstheme="minorBidi"/>
              <w:noProof/>
              <w:sz w:val="21"/>
              <w:szCs w:val="22"/>
            </w:rPr>
          </w:pPr>
          <w:ins w:id="29" w:author="王 家才" w:date="2019-06-08T15:04:00Z">
            <w:r w:rsidRPr="00A5594E">
              <w:rPr>
                <w:rStyle w:val="a3"/>
                <w:noProof/>
              </w:rPr>
              <w:fldChar w:fldCharType="begin"/>
            </w:r>
            <w:r w:rsidRPr="00A5594E">
              <w:rPr>
                <w:rStyle w:val="a3"/>
                <w:noProof/>
              </w:rPr>
              <w:instrText xml:space="preserve"> </w:instrText>
            </w:r>
            <w:r>
              <w:rPr>
                <w:noProof/>
              </w:rPr>
              <w:instrText>HYPERLINK \l "_Toc10898667"</w:instrText>
            </w:r>
            <w:r w:rsidRPr="00A5594E">
              <w:rPr>
                <w:rStyle w:val="a3"/>
                <w:noProof/>
              </w:rPr>
              <w:instrText xml:space="preserve"> </w:instrText>
            </w:r>
            <w:r w:rsidRPr="00A5594E">
              <w:rPr>
                <w:rStyle w:val="a3"/>
                <w:noProof/>
              </w:rPr>
              <w:fldChar w:fldCharType="separate"/>
            </w:r>
            <w:r w:rsidRPr="00A5594E">
              <w:rPr>
                <w:rStyle w:val="a3"/>
                <w:noProof/>
              </w:rPr>
              <w:t>1.2</w:t>
            </w:r>
            <w:r>
              <w:rPr>
                <w:rFonts w:asciiTheme="minorHAnsi" w:eastAsiaTheme="minorEastAsia" w:hAnsiTheme="minorHAnsi" w:cstheme="minorBidi"/>
                <w:noProof/>
                <w:sz w:val="21"/>
                <w:szCs w:val="22"/>
              </w:rPr>
              <w:tab/>
            </w:r>
            <w:r w:rsidRPr="00A5594E">
              <w:rPr>
                <w:rStyle w:val="a3"/>
                <w:noProof/>
              </w:rPr>
              <w:t>立体视频舒适度的研究现状</w:t>
            </w:r>
            <w:r>
              <w:rPr>
                <w:noProof/>
                <w:webHidden/>
              </w:rPr>
              <w:tab/>
            </w:r>
            <w:r>
              <w:rPr>
                <w:noProof/>
                <w:webHidden/>
              </w:rPr>
              <w:fldChar w:fldCharType="begin"/>
            </w:r>
            <w:r>
              <w:rPr>
                <w:noProof/>
                <w:webHidden/>
              </w:rPr>
              <w:instrText xml:space="preserve"> PAGEREF _Toc10898667 \h </w:instrText>
            </w:r>
          </w:ins>
          <w:r>
            <w:rPr>
              <w:noProof/>
              <w:webHidden/>
            </w:rPr>
          </w:r>
          <w:r>
            <w:rPr>
              <w:noProof/>
              <w:webHidden/>
            </w:rPr>
            <w:fldChar w:fldCharType="separate"/>
          </w:r>
          <w:ins w:id="30" w:author="王 家才" w:date="2019-06-08T15:04:00Z">
            <w:r>
              <w:rPr>
                <w:noProof/>
                <w:webHidden/>
              </w:rPr>
              <w:t>2</w:t>
            </w:r>
            <w:r>
              <w:rPr>
                <w:noProof/>
                <w:webHidden/>
              </w:rPr>
              <w:fldChar w:fldCharType="end"/>
            </w:r>
            <w:r w:rsidRPr="00A5594E">
              <w:rPr>
                <w:rStyle w:val="a3"/>
                <w:noProof/>
              </w:rPr>
              <w:fldChar w:fldCharType="end"/>
            </w:r>
          </w:ins>
        </w:p>
        <w:p w14:paraId="628333E8" w14:textId="2A6636AF" w:rsidR="008A024D" w:rsidRDefault="008A024D">
          <w:pPr>
            <w:pStyle w:val="TOC2"/>
            <w:tabs>
              <w:tab w:val="left" w:pos="1680"/>
            </w:tabs>
            <w:rPr>
              <w:ins w:id="31" w:author="王 家才" w:date="2019-06-08T15:04:00Z"/>
              <w:rFonts w:asciiTheme="minorHAnsi" w:eastAsiaTheme="minorEastAsia" w:hAnsiTheme="minorHAnsi" w:cstheme="minorBidi"/>
              <w:noProof/>
              <w:sz w:val="21"/>
              <w:szCs w:val="22"/>
            </w:rPr>
          </w:pPr>
          <w:ins w:id="32" w:author="王 家才" w:date="2019-06-08T15:04:00Z">
            <w:r w:rsidRPr="00A5594E">
              <w:rPr>
                <w:rStyle w:val="a3"/>
                <w:noProof/>
              </w:rPr>
              <w:fldChar w:fldCharType="begin"/>
            </w:r>
            <w:r w:rsidRPr="00A5594E">
              <w:rPr>
                <w:rStyle w:val="a3"/>
                <w:noProof/>
              </w:rPr>
              <w:instrText xml:space="preserve"> </w:instrText>
            </w:r>
            <w:r>
              <w:rPr>
                <w:noProof/>
              </w:rPr>
              <w:instrText>HYPERLINK \l "_Toc10898668"</w:instrText>
            </w:r>
            <w:r w:rsidRPr="00A5594E">
              <w:rPr>
                <w:rStyle w:val="a3"/>
                <w:noProof/>
              </w:rPr>
              <w:instrText xml:space="preserve"> </w:instrText>
            </w:r>
            <w:r w:rsidRPr="00A5594E">
              <w:rPr>
                <w:rStyle w:val="a3"/>
                <w:noProof/>
              </w:rPr>
              <w:fldChar w:fldCharType="separate"/>
            </w:r>
            <w:r w:rsidRPr="00A5594E">
              <w:rPr>
                <w:rStyle w:val="a3"/>
                <w:noProof/>
              </w:rPr>
              <w:t>1.3</w:t>
            </w:r>
            <w:r>
              <w:rPr>
                <w:rFonts w:asciiTheme="minorHAnsi" w:eastAsiaTheme="minorEastAsia" w:hAnsiTheme="minorHAnsi" w:cstheme="minorBidi"/>
                <w:noProof/>
                <w:sz w:val="21"/>
                <w:szCs w:val="22"/>
              </w:rPr>
              <w:tab/>
            </w:r>
            <w:r w:rsidRPr="00A5594E">
              <w:rPr>
                <w:rStyle w:val="a3"/>
                <w:noProof/>
              </w:rPr>
              <w:t>本课题主要研究内容</w:t>
            </w:r>
            <w:r>
              <w:rPr>
                <w:noProof/>
                <w:webHidden/>
              </w:rPr>
              <w:tab/>
            </w:r>
            <w:r>
              <w:rPr>
                <w:noProof/>
                <w:webHidden/>
              </w:rPr>
              <w:fldChar w:fldCharType="begin"/>
            </w:r>
            <w:r>
              <w:rPr>
                <w:noProof/>
                <w:webHidden/>
              </w:rPr>
              <w:instrText xml:space="preserve"> PAGEREF _Toc10898668 \h </w:instrText>
            </w:r>
          </w:ins>
          <w:r>
            <w:rPr>
              <w:noProof/>
              <w:webHidden/>
            </w:rPr>
          </w:r>
          <w:r>
            <w:rPr>
              <w:noProof/>
              <w:webHidden/>
            </w:rPr>
            <w:fldChar w:fldCharType="separate"/>
          </w:r>
          <w:ins w:id="33" w:author="王 家才" w:date="2019-06-08T15:04:00Z">
            <w:r>
              <w:rPr>
                <w:noProof/>
                <w:webHidden/>
              </w:rPr>
              <w:t>3</w:t>
            </w:r>
            <w:r>
              <w:rPr>
                <w:noProof/>
                <w:webHidden/>
              </w:rPr>
              <w:fldChar w:fldCharType="end"/>
            </w:r>
            <w:r w:rsidRPr="00A5594E">
              <w:rPr>
                <w:rStyle w:val="a3"/>
                <w:noProof/>
              </w:rPr>
              <w:fldChar w:fldCharType="end"/>
            </w:r>
          </w:ins>
        </w:p>
        <w:p w14:paraId="5E6B3946" w14:textId="4D658E2E" w:rsidR="008A024D" w:rsidRDefault="008A024D">
          <w:pPr>
            <w:pStyle w:val="TOC1"/>
            <w:tabs>
              <w:tab w:val="left" w:pos="1470"/>
              <w:tab w:val="right" w:leader="dot" w:pos="8296"/>
            </w:tabs>
            <w:ind w:firstLine="480"/>
            <w:rPr>
              <w:ins w:id="34" w:author="王 家才" w:date="2019-06-08T15:04:00Z"/>
              <w:rFonts w:asciiTheme="minorHAnsi" w:eastAsiaTheme="minorEastAsia" w:hAnsiTheme="minorHAnsi" w:cstheme="minorBidi"/>
              <w:noProof/>
              <w:sz w:val="21"/>
              <w:szCs w:val="22"/>
            </w:rPr>
          </w:pPr>
          <w:ins w:id="35" w:author="王 家才" w:date="2019-06-08T15:04:00Z">
            <w:r w:rsidRPr="00A5594E">
              <w:rPr>
                <w:rStyle w:val="a3"/>
                <w:noProof/>
              </w:rPr>
              <w:fldChar w:fldCharType="begin"/>
            </w:r>
            <w:r w:rsidRPr="00A5594E">
              <w:rPr>
                <w:rStyle w:val="a3"/>
                <w:noProof/>
              </w:rPr>
              <w:instrText xml:space="preserve"> </w:instrText>
            </w:r>
            <w:r>
              <w:rPr>
                <w:noProof/>
              </w:rPr>
              <w:instrText>HYPERLINK \l "_Toc10898669"</w:instrText>
            </w:r>
            <w:r w:rsidRPr="00A5594E">
              <w:rPr>
                <w:rStyle w:val="a3"/>
                <w:noProof/>
              </w:rPr>
              <w:instrText xml:space="preserve"> </w:instrText>
            </w:r>
            <w:r w:rsidRPr="00A5594E">
              <w:rPr>
                <w:rStyle w:val="a3"/>
                <w:noProof/>
              </w:rPr>
              <w:fldChar w:fldCharType="separate"/>
            </w:r>
            <w:r w:rsidRPr="00A5594E">
              <w:rPr>
                <w:rStyle w:val="a3"/>
                <w:noProof/>
              </w:rPr>
              <w:t>第二章</w:t>
            </w:r>
            <w:r>
              <w:rPr>
                <w:rFonts w:asciiTheme="minorHAnsi" w:eastAsiaTheme="minorEastAsia" w:hAnsiTheme="minorHAnsi" w:cstheme="minorBidi"/>
                <w:noProof/>
                <w:sz w:val="21"/>
                <w:szCs w:val="22"/>
              </w:rPr>
              <w:tab/>
            </w:r>
            <w:r w:rsidRPr="00A5594E">
              <w:rPr>
                <w:rStyle w:val="a3"/>
                <w:noProof/>
              </w:rPr>
              <w:t>立体视觉原理和不适源分析</w:t>
            </w:r>
            <w:r>
              <w:rPr>
                <w:noProof/>
                <w:webHidden/>
              </w:rPr>
              <w:tab/>
            </w:r>
            <w:r>
              <w:rPr>
                <w:noProof/>
                <w:webHidden/>
              </w:rPr>
              <w:fldChar w:fldCharType="begin"/>
            </w:r>
            <w:r>
              <w:rPr>
                <w:noProof/>
                <w:webHidden/>
              </w:rPr>
              <w:instrText xml:space="preserve"> PAGEREF _Toc10898669 \h </w:instrText>
            </w:r>
          </w:ins>
          <w:r>
            <w:rPr>
              <w:noProof/>
              <w:webHidden/>
            </w:rPr>
          </w:r>
          <w:r>
            <w:rPr>
              <w:noProof/>
              <w:webHidden/>
            </w:rPr>
            <w:fldChar w:fldCharType="separate"/>
          </w:r>
          <w:ins w:id="36" w:author="王 家才" w:date="2019-06-08T15:04:00Z">
            <w:r>
              <w:rPr>
                <w:noProof/>
                <w:webHidden/>
              </w:rPr>
              <w:t>4</w:t>
            </w:r>
            <w:r>
              <w:rPr>
                <w:noProof/>
                <w:webHidden/>
              </w:rPr>
              <w:fldChar w:fldCharType="end"/>
            </w:r>
            <w:r w:rsidRPr="00A5594E">
              <w:rPr>
                <w:rStyle w:val="a3"/>
                <w:noProof/>
              </w:rPr>
              <w:fldChar w:fldCharType="end"/>
            </w:r>
          </w:ins>
        </w:p>
        <w:p w14:paraId="52812525" w14:textId="1BD6A75F" w:rsidR="008A024D" w:rsidRDefault="008A024D">
          <w:pPr>
            <w:pStyle w:val="TOC2"/>
            <w:tabs>
              <w:tab w:val="left" w:pos="1680"/>
            </w:tabs>
            <w:rPr>
              <w:ins w:id="37" w:author="王 家才" w:date="2019-06-08T15:04:00Z"/>
              <w:rFonts w:asciiTheme="minorHAnsi" w:eastAsiaTheme="minorEastAsia" w:hAnsiTheme="minorHAnsi" w:cstheme="minorBidi"/>
              <w:noProof/>
              <w:sz w:val="21"/>
              <w:szCs w:val="22"/>
            </w:rPr>
          </w:pPr>
          <w:ins w:id="38" w:author="王 家才" w:date="2019-06-08T15:04:00Z">
            <w:r w:rsidRPr="00A5594E">
              <w:rPr>
                <w:rStyle w:val="a3"/>
                <w:noProof/>
              </w:rPr>
              <w:fldChar w:fldCharType="begin"/>
            </w:r>
            <w:r w:rsidRPr="00A5594E">
              <w:rPr>
                <w:rStyle w:val="a3"/>
                <w:noProof/>
              </w:rPr>
              <w:instrText xml:space="preserve"> </w:instrText>
            </w:r>
            <w:r>
              <w:rPr>
                <w:noProof/>
              </w:rPr>
              <w:instrText>HYPERLINK \l "_Toc10898670"</w:instrText>
            </w:r>
            <w:r w:rsidRPr="00A5594E">
              <w:rPr>
                <w:rStyle w:val="a3"/>
                <w:noProof/>
              </w:rPr>
              <w:instrText xml:space="preserve"> </w:instrText>
            </w:r>
            <w:r w:rsidRPr="00A5594E">
              <w:rPr>
                <w:rStyle w:val="a3"/>
                <w:noProof/>
              </w:rPr>
              <w:fldChar w:fldCharType="separate"/>
            </w:r>
            <w:r w:rsidRPr="00A5594E">
              <w:rPr>
                <w:rStyle w:val="a3"/>
                <w:noProof/>
              </w:rPr>
              <w:t>2.1</w:t>
            </w:r>
            <w:r>
              <w:rPr>
                <w:rFonts w:asciiTheme="minorHAnsi" w:eastAsiaTheme="minorEastAsia" w:hAnsiTheme="minorHAnsi" w:cstheme="minorBidi"/>
                <w:noProof/>
                <w:sz w:val="21"/>
                <w:szCs w:val="22"/>
              </w:rPr>
              <w:tab/>
            </w:r>
            <w:r w:rsidRPr="00A5594E">
              <w:rPr>
                <w:rStyle w:val="a3"/>
                <w:noProof/>
              </w:rPr>
              <w:t>双目立体视觉的形成原理</w:t>
            </w:r>
            <w:r>
              <w:rPr>
                <w:noProof/>
                <w:webHidden/>
              </w:rPr>
              <w:tab/>
            </w:r>
            <w:r>
              <w:rPr>
                <w:noProof/>
                <w:webHidden/>
              </w:rPr>
              <w:fldChar w:fldCharType="begin"/>
            </w:r>
            <w:r>
              <w:rPr>
                <w:noProof/>
                <w:webHidden/>
              </w:rPr>
              <w:instrText xml:space="preserve"> PAGEREF _Toc10898670 \h </w:instrText>
            </w:r>
          </w:ins>
          <w:r>
            <w:rPr>
              <w:noProof/>
              <w:webHidden/>
            </w:rPr>
          </w:r>
          <w:r>
            <w:rPr>
              <w:noProof/>
              <w:webHidden/>
            </w:rPr>
            <w:fldChar w:fldCharType="separate"/>
          </w:r>
          <w:ins w:id="39" w:author="王 家才" w:date="2019-06-08T15:04:00Z">
            <w:r>
              <w:rPr>
                <w:noProof/>
                <w:webHidden/>
              </w:rPr>
              <w:t>4</w:t>
            </w:r>
            <w:r>
              <w:rPr>
                <w:noProof/>
                <w:webHidden/>
              </w:rPr>
              <w:fldChar w:fldCharType="end"/>
            </w:r>
            <w:r w:rsidRPr="00A5594E">
              <w:rPr>
                <w:rStyle w:val="a3"/>
                <w:noProof/>
              </w:rPr>
              <w:fldChar w:fldCharType="end"/>
            </w:r>
          </w:ins>
        </w:p>
        <w:p w14:paraId="3F7AD9CD" w14:textId="7FA7AAB7" w:rsidR="008A024D" w:rsidRDefault="008A024D">
          <w:pPr>
            <w:pStyle w:val="TOC2"/>
            <w:tabs>
              <w:tab w:val="left" w:pos="1680"/>
            </w:tabs>
            <w:rPr>
              <w:ins w:id="40" w:author="王 家才" w:date="2019-06-08T15:04:00Z"/>
              <w:rFonts w:asciiTheme="minorHAnsi" w:eastAsiaTheme="minorEastAsia" w:hAnsiTheme="minorHAnsi" w:cstheme="minorBidi"/>
              <w:noProof/>
              <w:sz w:val="21"/>
              <w:szCs w:val="22"/>
            </w:rPr>
          </w:pPr>
          <w:ins w:id="41" w:author="王 家才" w:date="2019-06-08T15:04:00Z">
            <w:r w:rsidRPr="00A5594E">
              <w:rPr>
                <w:rStyle w:val="a3"/>
                <w:noProof/>
              </w:rPr>
              <w:fldChar w:fldCharType="begin"/>
            </w:r>
            <w:r w:rsidRPr="00A5594E">
              <w:rPr>
                <w:rStyle w:val="a3"/>
                <w:noProof/>
              </w:rPr>
              <w:instrText xml:space="preserve"> </w:instrText>
            </w:r>
            <w:r>
              <w:rPr>
                <w:noProof/>
              </w:rPr>
              <w:instrText>HYPERLINK \l "_Toc10898671"</w:instrText>
            </w:r>
            <w:r w:rsidRPr="00A5594E">
              <w:rPr>
                <w:rStyle w:val="a3"/>
                <w:noProof/>
              </w:rPr>
              <w:instrText xml:space="preserve"> </w:instrText>
            </w:r>
            <w:r w:rsidRPr="00A5594E">
              <w:rPr>
                <w:rStyle w:val="a3"/>
                <w:noProof/>
              </w:rPr>
              <w:fldChar w:fldCharType="separate"/>
            </w:r>
            <w:r w:rsidRPr="00A5594E">
              <w:rPr>
                <w:rStyle w:val="a3"/>
                <w:noProof/>
              </w:rPr>
              <w:t>2.2</w:t>
            </w:r>
            <w:r>
              <w:rPr>
                <w:rFonts w:asciiTheme="minorHAnsi" w:eastAsiaTheme="minorEastAsia" w:hAnsiTheme="minorHAnsi" w:cstheme="minorBidi"/>
                <w:noProof/>
                <w:sz w:val="21"/>
                <w:szCs w:val="22"/>
              </w:rPr>
              <w:tab/>
            </w:r>
            <w:r w:rsidRPr="00A5594E">
              <w:rPr>
                <w:rStyle w:val="a3"/>
                <w:noProof/>
              </w:rPr>
              <w:t>立体视觉的不适源</w:t>
            </w:r>
            <w:r>
              <w:rPr>
                <w:noProof/>
                <w:webHidden/>
              </w:rPr>
              <w:tab/>
            </w:r>
            <w:r>
              <w:rPr>
                <w:noProof/>
                <w:webHidden/>
              </w:rPr>
              <w:fldChar w:fldCharType="begin"/>
            </w:r>
            <w:r>
              <w:rPr>
                <w:noProof/>
                <w:webHidden/>
              </w:rPr>
              <w:instrText xml:space="preserve"> PAGEREF _Toc10898671 \h </w:instrText>
            </w:r>
          </w:ins>
          <w:r>
            <w:rPr>
              <w:noProof/>
              <w:webHidden/>
            </w:rPr>
          </w:r>
          <w:r>
            <w:rPr>
              <w:noProof/>
              <w:webHidden/>
            </w:rPr>
            <w:fldChar w:fldCharType="separate"/>
          </w:r>
          <w:ins w:id="42" w:author="王 家才" w:date="2019-06-08T15:04:00Z">
            <w:r>
              <w:rPr>
                <w:noProof/>
                <w:webHidden/>
              </w:rPr>
              <w:t>5</w:t>
            </w:r>
            <w:r>
              <w:rPr>
                <w:noProof/>
                <w:webHidden/>
              </w:rPr>
              <w:fldChar w:fldCharType="end"/>
            </w:r>
            <w:r w:rsidRPr="00A5594E">
              <w:rPr>
                <w:rStyle w:val="a3"/>
                <w:noProof/>
              </w:rPr>
              <w:fldChar w:fldCharType="end"/>
            </w:r>
          </w:ins>
        </w:p>
        <w:p w14:paraId="670273BF" w14:textId="39192474" w:rsidR="008A024D" w:rsidRDefault="008A024D">
          <w:pPr>
            <w:pStyle w:val="TOC1"/>
            <w:tabs>
              <w:tab w:val="left" w:pos="1470"/>
              <w:tab w:val="right" w:leader="dot" w:pos="8296"/>
            </w:tabs>
            <w:ind w:firstLine="480"/>
            <w:rPr>
              <w:ins w:id="43" w:author="王 家才" w:date="2019-06-08T15:04:00Z"/>
              <w:rFonts w:asciiTheme="minorHAnsi" w:eastAsiaTheme="minorEastAsia" w:hAnsiTheme="minorHAnsi" w:cstheme="minorBidi"/>
              <w:noProof/>
              <w:sz w:val="21"/>
              <w:szCs w:val="22"/>
            </w:rPr>
          </w:pPr>
          <w:ins w:id="44" w:author="王 家才" w:date="2019-06-08T15:04:00Z">
            <w:r w:rsidRPr="00A5594E">
              <w:rPr>
                <w:rStyle w:val="a3"/>
                <w:noProof/>
              </w:rPr>
              <w:fldChar w:fldCharType="begin"/>
            </w:r>
            <w:r w:rsidRPr="00A5594E">
              <w:rPr>
                <w:rStyle w:val="a3"/>
                <w:noProof/>
              </w:rPr>
              <w:instrText xml:space="preserve"> </w:instrText>
            </w:r>
            <w:r>
              <w:rPr>
                <w:noProof/>
              </w:rPr>
              <w:instrText>HYPERLINK \l "_Toc10898672"</w:instrText>
            </w:r>
            <w:r w:rsidRPr="00A5594E">
              <w:rPr>
                <w:rStyle w:val="a3"/>
                <w:noProof/>
              </w:rPr>
              <w:instrText xml:space="preserve"> </w:instrText>
            </w:r>
            <w:r w:rsidRPr="00A5594E">
              <w:rPr>
                <w:rStyle w:val="a3"/>
                <w:noProof/>
              </w:rPr>
              <w:fldChar w:fldCharType="separate"/>
            </w:r>
            <w:r w:rsidRPr="00A5594E">
              <w:rPr>
                <w:rStyle w:val="a3"/>
                <w:noProof/>
              </w:rPr>
              <w:t>第三章</w:t>
            </w:r>
            <w:r>
              <w:rPr>
                <w:rFonts w:asciiTheme="minorHAnsi" w:eastAsiaTheme="minorEastAsia" w:hAnsiTheme="minorHAnsi" w:cstheme="minorBidi"/>
                <w:noProof/>
                <w:sz w:val="21"/>
                <w:szCs w:val="22"/>
              </w:rPr>
              <w:tab/>
            </w:r>
            <w:r w:rsidRPr="00A5594E">
              <w:rPr>
                <w:rStyle w:val="a3"/>
                <w:noProof/>
              </w:rPr>
              <w:t>基于统计学的立体视频舒适度评价算法</w:t>
            </w:r>
            <w:r>
              <w:rPr>
                <w:noProof/>
                <w:webHidden/>
              </w:rPr>
              <w:tab/>
            </w:r>
            <w:r>
              <w:rPr>
                <w:noProof/>
                <w:webHidden/>
              </w:rPr>
              <w:fldChar w:fldCharType="begin"/>
            </w:r>
            <w:r>
              <w:rPr>
                <w:noProof/>
                <w:webHidden/>
              </w:rPr>
              <w:instrText xml:space="preserve"> PAGEREF _Toc10898672 \h </w:instrText>
            </w:r>
          </w:ins>
          <w:r>
            <w:rPr>
              <w:noProof/>
              <w:webHidden/>
            </w:rPr>
          </w:r>
          <w:r>
            <w:rPr>
              <w:noProof/>
              <w:webHidden/>
            </w:rPr>
            <w:fldChar w:fldCharType="separate"/>
          </w:r>
          <w:ins w:id="45" w:author="王 家才" w:date="2019-06-08T15:04:00Z">
            <w:r>
              <w:rPr>
                <w:noProof/>
                <w:webHidden/>
              </w:rPr>
              <w:t>7</w:t>
            </w:r>
            <w:r>
              <w:rPr>
                <w:noProof/>
                <w:webHidden/>
              </w:rPr>
              <w:fldChar w:fldCharType="end"/>
            </w:r>
            <w:r w:rsidRPr="00A5594E">
              <w:rPr>
                <w:rStyle w:val="a3"/>
                <w:noProof/>
              </w:rPr>
              <w:fldChar w:fldCharType="end"/>
            </w:r>
          </w:ins>
        </w:p>
        <w:p w14:paraId="641F6444" w14:textId="7B026285" w:rsidR="008A024D" w:rsidRDefault="008A024D">
          <w:pPr>
            <w:pStyle w:val="TOC2"/>
            <w:tabs>
              <w:tab w:val="left" w:pos="1680"/>
            </w:tabs>
            <w:rPr>
              <w:ins w:id="46" w:author="王 家才" w:date="2019-06-08T15:04:00Z"/>
              <w:rFonts w:asciiTheme="minorHAnsi" w:eastAsiaTheme="minorEastAsia" w:hAnsiTheme="minorHAnsi" w:cstheme="minorBidi"/>
              <w:noProof/>
              <w:sz w:val="21"/>
              <w:szCs w:val="22"/>
            </w:rPr>
          </w:pPr>
          <w:ins w:id="47" w:author="王 家才" w:date="2019-06-08T15:04:00Z">
            <w:r w:rsidRPr="00A5594E">
              <w:rPr>
                <w:rStyle w:val="a3"/>
                <w:noProof/>
              </w:rPr>
              <w:fldChar w:fldCharType="begin"/>
            </w:r>
            <w:r w:rsidRPr="00A5594E">
              <w:rPr>
                <w:rStyle w:val="a3"/>
                <w:noProof/>
              </w:rPr>
              <w:instrText xml:space="preserve"> </w:instrText>
            </w:r>
            <w:r>
              <w:rPr>
                <w:noProof/>
              </w:rPr>
              <w:instrText>HYPERLINK \l "_Toc10898673"</w:instrText>
            </w:r>
            <w:r w:rsidRPr="00A5594E">
              <w:rPr>
                <w:rStyle w:val="a3"/>
                <w:noProof/>
              </w:rPr>
              <w:instrText xml:space="preserve"> </w:instrText>
            </w:r>
            <w:r w:rsidRPr="00A5594E">
              <w:rPr>
                <w:rStyle w:val="a3"/>
                <w:noProof/>
              </w:rPr>
              <w:fldChar w:fldCharType="separate"/>
            </w:r>
            <w:r w:rsidRPr="00A5594E">
              <w:rPr>
                <w:rStyle w:val="a3"/>
                <w:noProof/>
              </w:rPr>
              <w:t>3.1</w:t>
            </w:r>
            <w:r>
              <w:rPr>
                <w:rFonts w:asciiTheme="minorHAnsi" w:eastAsiaTheme="minorEastAsia" w:hAnsiTheme="minorHAnsi" w:cstheme="minorBidi"/>
                <w:noProof/>
                <w:sz w:val="21"/>
                <w:szCs w:val="22"/>
              </w:rPr>
              <w:tab/>
            </w:r>
            <w:r w:rsidRPr="00A5594E">
              <w:rPr>
                <w:rStyle w:val="a3"/>
                <w:noProof/>
              </w:rPr>
              <w:t>算法考虑的舒适度影响因素</w:t>
            </w:r>
            <w:r>
              <w:rPr>
                <w:noProof/>
                <w:webHidden/>
              </w:rPr>
              <w:tab/>
            </w:r>
            <w:r>
              <w:rPr>
                <w:noProof/>
                <w:webHidden/>
              </w:rPr>
              <w:fldChar w:fldCharType="begin"/>
            </w:r>
            <w:r>
              <w:rPr>
                <w:noProof/>
                <w:webHidden/>
              </w:rPr>
              <w:instrText xml:space="preserve"> PAGEREF _Toc10898673 \h </w:instrText>
            </w:r>
          </w:ins>
          <w:r>
            <w:rPr>
              <w:noProof/>
              <w:webHidden/>
            </w:rPr>
          </w:r>
          <w:r>
            <w:rPr>
              <w:noProof/>
              <w:webHidden/>
            </w:rPr>
            <w:fldChar w:fldCharType="separate"/>
          </w:r>
          <w:ins w:id="48" w:author="王 家才" w:date="2019-06-08T15:04:00Z">
            <w:r>
              <w:rPr>
                <w:noProof/>
                <w:webHidden/>
              </w:rPr>
              <w:t>7</w:t>
            </w:r>
            <w:r>
              <w:rPr>
                <w:noProof/>
                <w:webHidden/>
              </w:rPr>
              <w:fldChar w:fldCharType="end"/>
            </w:r>
            <w:r w:rsidRPr="00A5594E">
              <w:rPr>
                <w:rStyle w:val="a3"/>
                <w:noProof/>
              </w:rPr>
              <w:fldChar w:fldCharType="end"/>
            </w:r>
          </w:ins>
        </w:p>
        <w:p w14:paraId="2356648A" w14:textId="7B39BA4F" w:rsidR="008A024D" w:rsidRDefault="008A024D">
          <w:pPr>
            <w:pStyle w:val="TOC3"/>
            <w:tabs>
              <w:tab w:val="left" w:pos="2070"/>
            </w:tabs>
            <w:rPr>
              <w:ins w:id="49" w:author="王 家才" w:date="2019-06-08T15:04:00Z"/>
              <w:rFonts w:asciiTheme="minorHAnsi" w:eastAsiaTheme="minorEastAsia" w:hAnsiTheme="minorHAnsi" w:cstheme="minorBidi"/>
              <w:noProof/>
              <w:sz w:val="21"/>
              <w:szCs w:val="22"/>
            </w:rPr>
          </w:pPr>
          <w:ins w:id="50" w:author="王 家才" w:date="2019-06-08T15:04:00Z">
            <w:r w:rsidRPr="00A5594E">
              <w:rPr>
                <w:rStyle w:val="a3"/>
                <w:noProof/>
              </w:rPr>
              <w:fldChar w:fldCharType="begin"/>
            </w:r>
            <w:r w:rsidRPr="00A5594E">
              <w:rPr>
                <w:rStyle w:val="a3"/>
                <w:noProof/>
              </w:rPr>
              <w:instrText xml:space="preserve"> </w:instrText>
            </w:r>
            <w:r>
              <w:rPr>
                <w:noProof/>
              </w:rPr>
              <w:instrText>HYPERLINK \l "_Toc10898674"</w:instrText>
            </w:r>
            <w:r w:rsidRPr="00A5594E">
              <w:rPr>
                <w:rStyle w:val="a3"/>
                <w:noProof/>
              </w:rPr>
              <w:instrText xml:space="preserve"> </w:instrText>
            </w:r>
            <w:r w:rsidRPr="00A5594E">
              <w:rPr>
                <w:rStyle w:val="a3"/>
                <w:noProof/>
              </w:rPr>
              <w:fldChar w:fldCharType="separate"/>
            </w:r>
            <w:r w:rsidRPr="00A5594E">
              <w:rPr>
                <w:rStyle w:val="a3"/>
                <w:noProof/>
              </w:rPr>
              <w:t>3.1.1</w:t>
            </w:r>
            <w:r>
              <w:rPr>
                <w:rFonts w:asciiTheme="minorHAnsi" w:eastAsiaTheme="minorEastAsia" w:hAnsiTheme="minorHAnsi" w:cstheme="minorBidi"/>
                <w:noProof/>
                <w:sz w:val="21"/>
                <w:szCs w:val="22"/>
              </w:rPr>
              <w:tab/>
            </w:r>
            <w:r w:rsidRPr="00A5594E">
              <w:rPr>
                <w:rStyle w:val="a3"/>
                <w:noProof/>
              </w:rPr>
              <w:t>立体视频帧画面内视差</w:t>
            </w:r>
            <w:r>
              <w:rPr>
                <w:noProof/>
                <w:webHidden/>
              </w:rPr>
              <w:tab/>
            </w:r>
            <w:r>
              <w:rPr>
                <w:noProof/>
                <w:webHidden/>
              </w:rPr>
              <w:fldChar w:fldCharType="begin"/>
            </w:r>
            <w:r>
              <w:rPr>
                <w:noProof/>
                <w:webHidden/>
              </w:rPr>
              <w:instrText xml:space="preserve"> PAGEREF _Toc10898674 \h </w:instrText>
            </w:r>
          </w:ins>
          <w:r>
            <w:rPr>
              <w:noProof/>
              <w:webHidden/>
            </w:rPr>
          </w:r>
          <w:r>
            <w:rPr>
              <w:noProof/>
              <w:webHidden/>
            </w:rPr>
            <w:fldChar w:fldCharType="separate"/>
          </w:r>
          <w:ins w:id="51" w:author="王 家才" w:date="2019-06-08T15:04:00Z">
            <w:r>
              <w:rPr>
                <w:noProof/>
                <w:webHidden/>
              </w:rPr>
              <w:t>8</w:t>
            </w:r>
            <w:r>
              <w:rPr>
                <w:noProof/>
                <w:webHidden/>
              </w:rPr>
              <w:fldChar w:fldCharType="end"/>
            </w:r>
            <w:r w:rsidRPr="00A5594E">
              <w:rPr>
                <w:rStyle w:val="a3"/>
                <w:noProof/>
              </w:rPr>
              <w:fldChar w:fldCharType="end"/>
            </w:r>
          </w:ins>
        </w:p>
        <w:p w14:paraId="445BC1D2" w14:textId="64D8C6C3" w:rsidR="008A024D" w:rsidRDefault="008A024D">
          <w:pPr>
            <w:pStyle w:val="TOC3"/>
            <w:tabs>
              <w:tab w:val="left" w:pos="2070"/>
            </w:tabs>
            <w:rPr>
              <w:ins w:id="52" w:author="王 家才" w:date="2019-06-08T15:04:00Z"/>
              <w:rFonts w:asciiTheme="minorHAnsi" w:eastAsiaTheme="minorEastAsia" w:hAnsiTheme="minorHAnsi" w:cstheme="minorBidi"/>
              <w:noProof/>
              <w:sz w:val="21"/>
              <w:szCs w:val="22"/>
            </w:rPr>
          </w:pPr>
          <w:ins w:id="53" w:author="王 家才" w:date="2019-06-08T15:04:00Z">
            <w:r w:rsidRPr="00A5594E">
              <w:rPr>
                <w:rStyle w:val="a3"/>
                <w:noProof/>
              </w:rPr>
              <w:fldChar w:fldCharType="begin"/>
            </w:r>
            <w:r w:rsidRPr="00A5594E">
              <w:rPr>
                <w:rStyle w:val="a3"/>
                <w:noProof/>
              </w:rPr>
              <w:instrText xml:space="preserve"> </w:instrText>
            </w:r>
            <w:r>
              <w:rPr>
                <w:noProof/>
              </w:rPr>
              <w:instrText>HYPERLINK \l "_Toc10898675"</w:instrText>
            </w:r>
            <w:r w:rsidRPr="00A5594E">
              <w:rPr>
                <w:rStyle w:val="a3"/>
                <w:noProof/>
              </w:rPr>
              <w:instrText xml:space="preserve"> </w:instrText>
            </w:r>
            <w:r w:rsidRPr="00A5594E">
              <w:rPr>
                <w:rStyle w:val="a3"/>
                <w:noProof/>
              </w:rPr>
              <w:fldChar w:fldCharType="separate"/>
            </w:r>
            <w:r w:rsidRPr="00A5594E">
              <w:rPr>
                <w:rStyle w:val="a3"/>
                <w:noProof/>
              </w:rPr>
              <w:t>3.1.2</w:t>
            </w:r>
            <w:r>
              <w:rPr>
                <w:rFonts w:asciiTheme="minorHAnsi" w:eastAsiaTheme="minorEastAsia" w:hAnsiTheme="minorHAnsi" w:cstheme="minorBidi"/>
                <w:noProof/>
                <w:sz w:val="21"/>
                <w:szCs w:val="22"/>
              </w:rPr>
              <w:tab/>
            </w:r>
            <w:r w:rsidRPr="00A5594E">
              <w:rPr>
                <w:rStyle w:val="a3"/>
                <w:noProof/>
              </w:rPr>
              <w:t>立体视频帧间运动矢量</w:t>
            </w:r>
            <w:r>
              <w:rPr>
                <w:noProof/>
                <w:webHidden/>
              </w:rPr>
              <w:tab/>
            </w:r>
            <w:r>
              <w:rPr>
                <w:noProof/>
                <w:webHidden/>
              </w:rPr>
              <w:fldChar w:fldCharType="begin"/>
            </w:r>
            <w:r>
              <w:rPr>
                <w:noProof/>
                <w:webHidden/>
              </w:rPr>
              <w:instrText xml:space="preserve"> PAGEREF _Toc10898675 \h </w:instrText>
            </w:r>
          </w:ins>
          <w:r>
            <w:rPr>
              <w:noProof/>
              <w:webHidden/>
            </w:rPr>
          </w:r>
          <w:r>
            <w:rPr>
              <w:noProof/>
              <w:webHidden/>
            </w:rPr>
            <w:fldChar w:fldCharType="separate"/>
          </w:r>
          <w:ins w:id="54" w:author="王 家才" w:date="2019-06-08T15:04:00Z">
            <w:r>
              <w:rPr>
                <w:noProof/>
                <w:webHidden/>
              </w:rPr>
              <w:t>9</w:t>
            </w:r>
            <w:r>
              <w:rPr>
                <w:noProof/>
                <w:webHidden/>
              </w:rPr>
              <w:fldChar w:fldCharType="end"/>
            </w:r>
            <w:r w:rsidRPr="00A5594E">
              <w:rPr>
                <w:rStyle w:val="a3"/>
                <w:noProof/>
              </w:rPr>
              <w:fldChar w:fldCharType="end"/>
            </w:r>
          </w:ins>
        </w:p>
        <w:p w14:paraId="0F277E44" w14:textId="220093A8" w:rsidR="008A024D" w:rsidRDefault="008A024D">
          <w:pPr>
            <w:pStyle w:val="TOC2"/>
            <w:tabs>
              <w:tab w:val="left" w:pos="1680"/>
            </w:tabs>
            <w:rPr>
              <w:ins w:id="55" w:author="王 家才" w:date="2019-06-08T15:04:00Z"/>
              <w:rFonts w:asciiTheme="minorHAnsi" w:eastAsiaTheme="minorEastAsia" w:hAnsiTheme="minorHAnsi" w:cstheme="minorBidi"/>
              <w:noProof/>
              <w:sz w:val="21"/>
              <w:szCs w:val="22"/>
            </w:rPr>
          </w:pPr>
          <w:ins w:id="56" w:author="王 家才" w:date="2019-06-08T15:04:00Z">
            <w:r w:rsidRPr="00A5594E">
              <w:rPr>
                <w:rStyle w:val="a3"/>
                <w:noProof/>
              </w:rPr>
              <w:fldChar w:fldCharType="begin"/>
            </w:r>
            <w:r w:rsidRPr="00A5594E">
              <w:rPr>
                <w:rStyle w:val="a3"/>
                <w:noProof/>
              </w:rPr>
              <w:instrText xml:space="preserve"> </w:instrText>
            </w:r>
            <w:r>
              <w:rPr>
                <w:noProof/>
              </w:rPr>
              <w:instrText>HYPERLINK \l "_Toc10898676"</w:instrText>
            </w:r>
            <w:r w:rsidRPr="00A5594E">
              <w:rPr>
                <w:rStyle w:val="a3"/>
                <w:noProof/>
              </w:rPr>
              <w:instrText xml:space="preserve"> </w:instrText>
            </w:r>
            <w:r w:rsidRPr="00A5594E">
              <w:rPr>
                <w:rStyle w:val="a3"/>
                <w:noProof/>
              </w:rPr>
              <w:fldChar w:fldCharType="separate"/>
            </w:r>
            <w:r w:rsidRPr="00A5594E">
              <w:rPr>
                <w:rStyle w:val="a3"/>
                <w:noProof/>
              </w:rPr>
              <w:t>3.2</w:t>
            </w:r>
            <w:r>
              <w:rPr>
                <w:rFonts w:asciiTheme="minorHAnsi" w:eastAsiaTheme="minorEastAsia" w:hAnsiTheme="minorHAnsi" w:cstheme="minorBidi"/>
                <w:noProof/>
                <w:sz w:val="21"/>
                <w:szCs w:val="22"/>
              </w:rPr>
              <w:tab/>
            </w:r>
            <w:r w:rsidRPr="00A5594E">
              <w:rPr>
                <w:rStyle w:val="a3"/>
                <w:noProof/>
              </w:rPr>
              <w:t>影响因素的提取</w:t>
            </w:r>
            <w:r>
              <w:rPr>
                <w:noProof/>
                <w:webHidden/>
              </w:rPr>
              <w:tab/>
            </w:r>
            <w:r>
              <w:rPr>
                <w:noProof/>
                <w:webHidden/>
              </w:rPr>
              <w:fldChar w:fldCharType="begin"/>
            </w:r>
            <w:r>
              <w:rPr>
                <w:noProof/>
                <w:webHidden/>
              </w:rPr>
              <w:instrText xml:space="preserve"> PAGEREF _Toc10898676 \h </w:instrText>
            </w:r>
          </w:ins>
          <w:r>
            <w:rPr>
              <w:noProof/>
              <w:webHidden/>
            </w:rPr>
          </w:r>
          <w:r>
            <w:rPr>
              <w:noProof/>
              <w:webHidden/>
            </w:rPr>
            <w:fldChar w:fldCharType="separate"/>
          </w:r>
          <w:ins w:id="57" w:author="王 家才" w:date="2019-06-08T15:04:00Z">
            <w:r>
              <w:rPr>
                <w:noProof/>
                <w:webHidden/>
              </w:rPr>
              <w:t>10</w:t>
            </w:r>
            <w:r>
              <w:rPr>
                <w:noProof/>
                <w:webHidden/>
              </w:rPr>
              <w:fldChar w:fldCharType="end"/>
            </w:r>
            <w:r w:rsidRPr="00A5594E">
              <w:rPr>
                <w:rStyle w:val="a3"/>
                <w:noProof/>
              </w:rPr>
              <w:fldChar w:fldCharType="end"/>
            </w:r>
          </w:ins>
        </w:p>
        <w:p w14:paraId="7923BC88" w14:textId="4731A555" w:rsidR="008A024D" w:rsidRDefault="008A024D">
          <w:pPr>
            <w:pStyle w:val="TOC3"/>
            <w:tabs>
              <w:tab w:val="left" w:pos="2070"/>
            </w:tabs>
            <w:rPr>
              <w:ins w:id="58" w:author="王 家才" w:date="2019-06-08T15:04:00Z"/>
              <w:rFonts w:asciiTheme="minorHAnsi" w:eastAsiaTheme="minorEastAsia" w:hAnsiTheme="minorHAnsi" w:cstheme="minorBidi"/>
              <w:noProof/>
              <w:sz w:val="21"/>
              <w:szCs w:val="22"/>
            </w:rPr>
          </w:pPr>
          <w:ins w:id="59" w:author="王 家才" w:date="2019-06-08T15:04:00Z">
            <w:r w:rsidRPr="00A5594E">
              <w:rPr>
                <w:rStyle w:val="a3"/>
                <w:noProof/>
              </w:rPr>
              <w:fldChar w:fldCharType="begin"/>
            </w:r>
            <w:r w:rsidRPr="00A5594E">
              <w:rPr>
                <w:rStyle w:val="a3"/>
                <w:noProof/>
              </w:rPr>
              <w:instrText xml:space="preserve"> </w:instrText>
            </w:r>
            <w:r>
              <w:rPr>
                <w:noProof/>
              </w:rPr>
              <w:instrText>HYPERLINK \l "_Toc10898677"</w:instrText>
            </w:r>
            <w:r w:rsidRPr="00A5594E">
              <w:rPr>
                <w:rStyle w:val="a3"/>
                <w:noProof/>
              </w:rPr>
              <w:instrText xml:space="preserve"> </w:instrText>
            </w:r>
            <w:r w:rsidRPr="00A5594E">
              <w:rPr>
                <w:rStyle w:val="a3"/>
                <w:noProof/>
              </w:rPr>
              <w:fldChar w:fldCharType="separate"/>
            </w:r>
            <w:r w:rsidRPr="00A5594E">
              <w:rPr>
                <w:rStyle w:val="a3"/>
                <w:noProof/>
              </w:rPr>
              <w:t>3.2.1</w:t>
            </w:r>
            <w:r>
              <w:rPr>
                <w:rFonts w:asciiTheme="minorHAnsi" w:eastAsiaTheme="minorEastAsia" w:hAnsiTheme="minorHAnsi" w:cstheme="minorBidi"/>
                <w:noProof/>
                <w:sz w:val="21"/>
                <w:szCs w:val="22"/>
              </w:rPr>
              <w:tab/>
            </w:r>
            <w:r w:rsidRPr="00A5594E">
              <w:rPr>
                <w:rStyle w:val="a3"/>
                <w:noProof/>
              </w:rPr>
              <w:t>画面内视差的提取</w:t>
            </w:r>
            <w:r>
              <w:rPr>
                <w:noProof/>
                <w:webHidden/>
              </w:rPr>
              <w:tab/>
            </w:r>
            <w:r>
              <w:rPr>
                <w:noProof/>
                <w:webHidden/>
              </w:rPr>
              <w:fldChar w:fldCharType="begin"/>
            </w:r>
            <w:r>
              <w:rPr>
                <w:noProof/>
                <w:webHidden/>
              </w:rPr>
              <w:instrText xml:space="preserve"> PAGEREF _Toc10898677 \h </w:instrText>
            </w:r>
          </w:ins>
          <w:r>
            <w:rPr>
              <w:noProof/>
              <w:webHidden/>
            </w:rPr>
          </w:r>
          <w:r>
            <w:rPr>
              <w:noProof/>
              <w:webHidden/>
            </w:rPr>
            <w:fldChar w:fldCharType="separate"/>
          </w:r>
          <w:ins w:id="60" w:author="王 家才" w:date="2019-06-08T15:04:00Z">
            <w:r>
              <w:rPr>
                <w:noProof/>
                <w:webHidden/>
              </w:rPr>
              <w:t>10</w:t>
            </w:r>
            <w:r>
              <w:rPr>
                <w:noProof/>
                <w:webHidden/>
              </w:rPr>
              <w:fldChar w:fldCharType="end"/>
            </w:r>
            <w:r w:rsidRPr="00A5594E">
              <w:rPr>
                <w:rStyle w:val="a3"/>
                <w:noProof/>
              </w:rPr>
              <w:fldChar w:fldCharType="end"/>
            </w:r>
          </w:ins>
        </w:p>
        <w:p w14:paraId="6B04B8B2" w14:textId="3F635806" w:rsidR="008A024D" w:rsidRDefault="008A024D">
          <w:pPr>
            <w:pStyle w:val="TOC3"/>
            <w:tabs>
              <w:tab w:val="left" w:pos="2070"/>
            </w:tabs>
            <w:rPr>
              <w:ins w:id="61" w:author="王 家才" w:date="2019-06-08T15:04:00Z"/>
              <w:rFonts w:asciiTheme="minorHAnsi" w:eastAsiaTheme="minorEastAsia" w:hAnsiTheme="minorHAnsi" w:cstheme="minorBidi"/>
              <w:noProof/>
              <w:sz w:val="21"/>
              <w:szCs w:val="22"/>
            </w:rPr>
          </w:pPr>
          <w:ins w:id="62" w:author="王 家才" w:date="2019-06-08T15:04:00Z">
            <w:r w:rsidRPr="00A5594E">
              <w:rPr>
                <w:rStyle w:val="a3"/>
                <w:noProof/>
              </w:rPr>
              <w:fldChar w:fldCharType="begin"/>
            </w:r>
            <w:r w:rsidRPr="00A5594E">
              <w:rPr>
                <w:rStyle w:val="a3"/>
                <w:noProof/>
              </w:rPr>
              <w:instrText xml:space="preserve"> </w:instrText>
            </w:r>
            <w:r>
              <w:rPr>
                <w:noProof/>
              </w:rPr>
              <w:instrText>HYPERLINK \l "_Toc10898678"</w:instrText>
            </w:r>
            <w:r w:rsidRPr="00A5594E">
              <w:rPr>
                <w:rStyle w:val="a3"/>
                <w:noProof/>
              </w:rPr>
              <w:instrText xml:space="preserve"> </w:instrText>
            </w:r>
            <w:r w:rsidRPr="00A5594E">
              <w:rPr>
                <w:rStyle w:val="a3"/>
                <w:noProof/>
              </w:rPr>
              <w:fldChar w:fldCharType="separate"/>
            </w:r>
            <w:r w:rsidRPr="00A5594E">
              <w:rPr>
                <w:rStyle w:val="a3"/>
                <w:noProof/>
              </w:rPr>
              <w:t>3.2.2</w:t>
            </w:r>
            <w:r>
              <w:rPr>
                <w:rFonts w:asciiTheme="minorHAnsi" w:eastAsiaTheme="minorEastAsia" w:hAnsiTheme="minorHAnsi" w:cstheme="minorBidi"/>
                <w:noProof/>
                <w:sz w:val="21"/>
                <w:szCs w:val="22"/>
              </w:rPr>
              <w:tab/>
            </w:r>
            <w:r w:rsidRPr="00A5594E">
              <w:rPr>
                <w:rStyle w:val="a3"/>
                <w:noProof/>
              </w:rPr>
              <w:t>运动矢量的提取</w:t>
            </w:r>
            <w:r>
              <w:rPr>
                <w:noProof/>
                <w:webHidden/>
              </w:rPr>
              <w:tab/>
            </w:r>
            <w:r>
              <w:rPr>
                <w:noProof/>
                <w:webHidden/>
              </w:rPr>
              <w:fldChar w:fldCharType="begin"/>
            </w:r>
            <w:r>
              <w:rPr>
                <w:noProof/>
                <w:webHidden/>
              </w:rPr>
              <w:instrText xml:space="preserve"> PAGEREF _Toc10898678 \h </w:instrText>
            </w:r>
          </w:ins>
          <w:r>
            <w:rPr>
              <w:noProof/>
              <w:webHidden/>
            </w:rPr>
          </w:r>
          <w:r>
            <w:rPr>
              <w:noProof/>
              <w:webHidden/>
            </w:rPr>
            <w:fldChar w:fldCharType="separate"/>
          </w:r>
          <w:ins w:id="63" w:author="王 家才" w:date="2019-06-08T15:04:00Z">
            <w:r>
              <w:rPr>
                <w:noProof/>
                <w:webHidden/>
              </w:rPr>
              <w:t>11</w:t>
            </w:r>
            <w:r>
              <w:rPr>
                <w:noProof/>
                <w:webHidden/>
              </w:rPr>
              <w:fldChar w:fldCharType="end"/>
            </w:r>
            <w:r w:rsidRPr="00A5594E">
              <w:rPr>
                <w:rStyle w:val="a3"/>
                <w:noProof/>
              </w:rPr>
              <w:fldChar w:fldCharType="end"/>
            </w:r>
          </w:ins>
        </w:p>
        <w:p w14:paraId="2F2E7848" w14:textId="1C02E20C" w:rsidR="008A024D" w:rsidRDefault="008A024D">
          <w:pPr>
            <w:pStyle w:val="TOC2"/>
            <w:tabs>
              <w:tab w:val="left" w:pos="1680"/>
            </w:tabs>
            <w:rPr>
              <w:ins w:id="64" w:author="王 家才" w:date="2019-06-08T15:04:00Z"/>
              <w:rFonts w:asciiTheme="minorHAnsi" w:eastAsiaTheme="minorEastAsia" w:hAnsiTheme="minorHAnsi" w:cstheme="minorBidi"/>
              <w:noProof/>
              <w:sz w:val="21"/>
              <w:szCs w:val="22"/>
            </w:rPr>
          </w:pPr>
          <w:ins w:id="65" w:author="王 家才" w:date="2019-06-08T15:04:00Z">
            <w:r w:rsidRPr="00A5594E">
              <w:rPr>
                <w:rStyle w:val="a3"/>
                <w:noProof/>
              </w:rPr>
              <w:fldChar w:fldCharType="begin"/>
            </w:r>
            <w:r w:rsidRPr="00A5594E">
              <w:rPr>
                <w:rStyle w:val="a3"/>
                <w:noProof/>
              </w:rPr>
              <w:instrText xml:space="preserve"> </w:instrText>
            </w:r>
            <w:r>
              <w:rPr>
                <w:noProof/>
              </w:rPr>
              <w:instrText>HYPERLINK \l "_Toc10898679"</w:instrText>
            </w:r>
            <w:r w:rsidRPr="00A5594E">
              <w:rPr>
                <w:rStyle w:val="a3"/>
                <w:noProof/>
              </w:rPr>
              <w:instrText xml:space="preserve"> </w:instrText>
            </w:r>
            <w:r w:rsidRPr="00A5594E">
              <w:rPr>
                <w:rStyle w:val="a3"/>
                <w:noProof/>
              </w:rPr>
              <w:fldChar w:fldCharType="separate"/>
            </w:r>
            <w:r w:rsidRPr="00A5594E">
              <w:rPr>
                <w:rStyle w:val="a3"/>
                <w:noProof/>
              </w:rPr>
              <w:t>3.3</w:t>
            </w:r>
            <w:r>
              <w:rPr>
                <w:rFonts w:asciiTheme="minorHAnsi" w:eastAsiaTheme="minorEastAsia" w:hAnsiTheme="minorHAnsi" w:cstheme="minorBidi"/>
                <w:noProof/>
                <w:sz w:val="21"/>
                <w:szCs w:val="22"/>
              </w:rPr>
              <w:tab/>
            </w:r>
            <w:r w:rsidRPr="00A5594E">
              <w:rPr>
                <w:rStyle w:val="a3"/>
                <w:noProof/>
              </w:rPr>
              <w:t>基于统计学的客观舒适度估计</w:t>
            </w:r>
            <w:r>
              <w:rPr>
                <w:noProof/>
                <w:webHidden/>
              </w:rPr>
              <w:tab/>
            </w:r>
            <w:r>
              <w:rPr>
                <w:noProof/>
                <w:webHidden/>
              </w:rPr>
              <w:fldChar w:fldCharType="begin"/>
            </w:r>
            <w:r>
              <w:rPr>
                <w:noProof/>
                <w:webHidden/>
              </w:rPr>
              <w:instrText xml:space="preserve"> PAGEREF _Toc10898679 \h </w:instrText>
            </w:r>
          </w:ins>
          <w:r>
            <w:rPr>
              <w:noProof/>
              <w:webHidden/>
            </w:rPr>
          </w:r>
          <w:r>
            <w:rPr>
              <w:noProof/>
              <w:webHidden/>
            </w:rPr>
            <w:fldChar w:fldCharType="separate"/>
          </w:r>
          <w:ins w:id="66" w:author="王 家才" w:date="2019-06-08T15:04:00Z">
            <w:r>
              <w:rPr>
                <w:noProof/>
                <w:webHidden/>
              </w:rPr>
              <w:t>11</w:t>
            </w:r>
            <w:r>
              <w:rPr>
                <w:noProof/>
                <w:webHidden/>
              </w:rPr>
              <w:fldChar w:fldCharType="end"/>
            </w:r>
            <w:r w:rsidRPr="00A5594E">
              <w:rPr>
                <w:rStyle w:val="a3"/>
                <w:noProof/>
              </w:rPr>
              <w:fldChar w:fldCharType="end"/>
            </w:r>
          </w:ins>
        </w:p>
        <w:p w14:paraId="24C92020" w14:textId="3DB11955" w:rsidR="008A024D" w:rsidRDefault="008A024D">
          <w:pPr>
            <w:pStyle w:val="TOC2"/>
            <w:tabs>
              <w:tab w:val="left" w:pos="1680"/>
            </w:tabs>
            <w:rPr>
              <w:ins w:id="67" w:author="王 家才" w:date="2019-06-08T15:04:00Z"/>
              <w:rFonts w:asciiTheme="minorHAnsi" w:eastAsiaTheme="minorEastAsia" w:hAnsiTheme="minorHAnsi" w:cstheme="minorBidi"/>
              <w:noProof/>
              <w:sz w:val="21"/>
              <w:szCs w:val="22"/>
            </w:rPr>
          </w:pPr>
          <w:ins w:id="68" w:author="王 家才" w:date="2019-06-08T15:04:00Z">
            <w:r w:rsidRPr="00A5594E">
              <w:rPr>
                <w:rStyle w:val="a3"/>
                <w:noProof/>
              </w:rPr>
              <w:fldChar w:fldCharType="begin"/>
            </w:r>
            <w:r w:rsidRPr="00A5594E">
              <w:rPr>
                <w:rStyle w:val="a3"/>
                <w:noProof/>
              </w:rPr>
              <w:instrText xml:space="preserve"> </w:instrText>
            </w:r>
            <w:r>
              <w:rPr>
                <w:noProof/>
              </w:rPr>
              <w:instrText>HYPERLINK \l "_Toc10898681"</w:instrText>
            </w:r>
            <w:r w:rsidRPr="00A5594E">
              <w:rPr>
                <w:rStyle w:val="a3"/>
                <w:noProof/>
              </w:rPr>
              <w:instrText xml:space="preserve"> </w:instrText>
            </w:r>
            <w:r w:rsidRPr="00A5594E">
              <w:rPr>
                <w:rStyle w:val="a3"/>
                <w:noProof/>
              </w:rPr>
              <w:fldChar w:fldCharType="separate"/>
            </w:r>
            <w:r w:rsidRPr="00A5594E">
              <w:rPr>
                <w:rStyle w:val="a3"/>
                <w:noProof/>
              </w:rPr>
              <w:t>3.4</w:t>
            </w:r>
            <w:r>
              <w:rPr>
                <w:rFonts w:asciiTheme="minorHAnsi" w:eastAsiaTheme="minorEastAsia" w:hAnsiTheme="minorHAnsi" w:cstheme="minorBidi"/>
                <w:noProof/>
                <w:sz w:val="21"/>
                <w:szCs w:val="22"/>
              </w:rPr>
              <w:tab/>
            </w:r>
            <w:r w:rsidRPr="00A5594E">
              <w:rPr>
                <w:rStyle w:val="a3"/>
                <w:noProof/>
              </w:rPr>
              <w:t>针对视差的舒适度提升尝试</w:t>
            </w:r>
            <w:r>
              <w:rPr>
                <w:noProof/>
                <w:webHidden/>
              </w:rPr>
              <w:tab/>
            </w:r>
            <w:r>
              <w:rPr>
                <w:noProof/>
                <w:webHidden/>
              </w:rPr>
              <w:fldChar w:fldCharType="begin"/>
            </w:r>
            <w:r>
              <w:rPr>
                <w:noProof/>
                <w:webHidden/>
              </w:rPr>
              <w:instrText xml:space="preserve"> PAGEREF _Toc10898681 \h </w:instrText>
            </w:r>
          </w:ins>
          <w:r>
            <w:rPr>
              <w:noProof/>
              <w:webHidden/>
            </w:rPr>
          </w:r>
          <w:r>
            <w:rPr>
              <w:noProof/>
              <w:webHidden/>
            </w:rPr>
            <w:fldChar w:fldCharType="separate"/>
          </w:r>
          <w:ins w:id="69" w:author="王 家才" w:date="2019-06-08T15:04:00Z">
            <w:r>
              <w:rPr>
                <w:noProof/>
                <w:webHidden/>
              </w:rPr>
              <w:t>19</w:t>
            </w:r>
            <w:r>
              <w:rPr>
                <w:noProof/>
                <w:webHidden/>
              </w:rPr>
              <w:fldChar w:fldCharType="end"/>
            </w:r>
            <w:r w:rsidRPr="00A5594E">
              <w:rPr>
                <w:rStyle w:val="a3"/>
                <w:noProof/>
              </w:rPr>
              <w:fldChar w:fldCharType="end"/>
            </w:r>
          </w:ins>
        </w:p>
        <w:p w14:paraId="52E2276B" w14:textId="42FCBBC6" w:rsidR="008A024D" w:rsidRDefault="008A024D">
          <w:pPr>
            <w:pStyle w:val="TOC1"/>
            <w:tabs>
              <w:tab w:val="left" w:pos="1470"/>
              <w:tab w:val="right" w:leader="dot" w:pos="8296"/>
            </w:tabs>
            <w:ind w:firstLine="480"/>
            <w:rPr>
              <w:ins w:id="70" w:author="王 家才" w:date="2019-06-08T15:04:00Z"/>
              <w:rFonts w:asciiTheme="minorHAnsi" w:eastAsiaTheme="minorEastAsia" w:hAnsiTheme="minorHAnsi" w:cstheme="minorBidi"/>
              <w:noProof/>
              <w:sz w:val="21"/>
              <w:szCs w:val="22"/>
            </w:rPr>
          </w:pPr>
          <w:ins w:id="71" w:author="王 家才" w:date="2019-06-08T15:04:00Z">
            <w:r w:rsidRPr="00A5594E">
              <w:rPr>
                <w:rStyle w:val="a3"/>
                <w:noProof/>
              </w:rPr>
              <w:fldChar w:fldCharType="begin"/>
            </w:r>
            <w:r w:rsidRPr="00A5594E">
              <w:rPr>
                <w:rStyle w:val="a3"/>
                <w:noProof/>
              </w:rPr>
              <w:instrText xml:space="preserve"> </w:instrText>
            </w:r>
            <w:r>
              <w:rPr>
                <w:noProof/>
              </w:rPr>
              <w:instrText>HYPERLINK \l "_Toc10898682"</w:instrText>
            </w:r>
            <w:r w:rsidRPr="00A5594E">
              <w:rPr>
                <w:rStyle w:val="a3"/>
                <w:noProof/>
              </w:rPr>
              <w:instrText xml:space="preserve"> </w:instrText>
            </w:r>
            <w:r w:rsidRPr="00A5594E">
              <w:rPr>
                <w:rStyle w:val="a3"/>
                <w:noProof/>
              </w:rPr>
              <w:fldChar w:fldCharType="separate"/>
            </w:r>
            <w:r w:rsidRPr="00A5594E">
              <w:rPr>
                <w:rStyle w:val="a3"/>
                <w:noProof/>
              </w:rPr>
              <w:t>第四章</w:t>
            </w:r>
            <w:r>
              <w:rPr>
                <w:rFonts w:asciiTheme="minorHAnsi" w:eastAsiaTheme="minorEastAsia" w:hAnsiTheme="minorHAnsi" w:cstheme="minorBidi"/>
                <w:noProof/>
                <w:sz w:val="21"/>
                <w:szCs w:val="22"/>
              </w:rPr>
              <w:tab/>
            </w:r>
            <w:r w:rsidRPr="00A5594E">
              <w:rPr>
                <w:rStyle w:val="a3"/>
                <w:noProof/>
              </w:rPr>
              <w:t>舒适度评价模型的验证</w:t>
            </w:r>
            <w:r>
              <w:rPr>
                <w:noProof/>
                <w:webHidden/>
              </w:rPr>
              <w:tab/>
            </w:r>
            <w:r>
              <w:rPr>
                <w:noProof/>
                <w:webHidden/>
              </w:rPr>
              <w:fldChar w:fldCharType="begin"/>
            </w:r>
            <w:r>
              <w:rPr>
                <w:noProof/>
                <w:webHidden/>
              </w:rPr>
              <w:instrText xml:space="preserve"> PAGEREF _Toc10898682 \h </w:instrText>
            </w:r>
          </w:ins>
          <w:r>
            <w:rPr>
              <w:noProof/>
              <w:webHidden/>
            </w:rPr>
          </w:r>
          <w:r>
            <w:rPr>
              <w:noProof/>
              <w:webHidden/>
            </w:rPr>
            <w:fldChar w:fldCharType="separate"/>
          </w:r>
          <w:ins w:id="72" w:author="王 家才" w:date="2019-06-08T15:04:00Z">
            <w:r>
              <w:rPr>
                <w:noProof/>
                <w:webHidden/>
              </w:rPr>
              <w:t>21</w:t>
            </w:r>
            <w:r>
              <w:rPr>
                <w:noProof/>
                <w:webHidden/>
              </w:rPr>
              <w:fldChar w:fldCharType="end"/>
            </w:r>
            <w:r w:rsidRPr="00A5594E">
              <w:rPr>
                <w:rStyle w:val="a3"/>
                <w:noProof/>
              </w:rPr>
              <w:fldChar w:fldCharType="end"/>
            </w:r>
          </w:ins>
        </w:p>
        <w:p w14:paraId="490F0BC3" w14:textId="1ADDD7BF" w:rsidR="008A024D" w:rsidRDefault="008A024D">
          <w:pPr>
            <w:pStyle w:val="TOC2"/>
            <w:tabs>
              <w:tab w:val="left" w:pos="1680"/>
            </w:tabs>
            <w:rPr>
              <w:ins w:id="73" w:author="王 家才" w:date="2019-06-08T15:04:00Z"/>
              <w:rFonts w:asciiTheme="minorHAnsi" w:eastAsiaTheme="minorEastAsia" w:hAnsiTheme="minorHAnsi" w:cstheme="minorBidi"/>
              <w:noProof/>
              <w:sz w:val="21"/>
              <w:szCs w:val="22"/>
            </w:rPr>
          </w:pPr>
          <w:ins w:id="74" w:author="王 家才" w:date="2019-06-08T15:04:00Z">
            <w:r w:rsidRPr="00A5594E">
              <w:rPr>
                <w:rStyle w:val="a3"/>
                <w:noProof/>
              </w:rPr>
              <w:fldChar w:fldCharType="begin"/>
            </w:r>
            <w:r w:rsidRPr="00A5594E">
              <w:rPr>
                <w:rStyle w:val="a3"/>
                <w:noProof/>
              </w:rPr>
              <w:instrText xml:space="preserve"> </w:instrText>
            </w:r>
            <w:r>
              <w:rPr>
                <w:noProof/>
              </w:rPr>
              <w:instrText>HYPERLINK \l "_Toc10898683"</w:instrText>
            </w:r>
            <w:r w:rsidRPr="00A5594E">
              <w:rPr>
                <w:rStyle w:val="a3"/>
                <w:noProof/>
              </w:rPr>
              <w:instrText xml:space="preserve"> </w:instrText>
            </w:r>
            <w:r w:rsidRPr="00A5594E">
              <w:rPr>
                <w:rStyle w:val="a3"/>
                <w:noProof/>
              </w:rPr>
              <w:fldChar w:fldCharType="separate"/>
            </w:r>
            <w:r w:rsidRPr="00A5594E">
              <w:rPr>
                <w:rStyle w:val="a3"/>
                <w:noProof/>
              </w:rPr>
              <w:t>4.1</w:t>
            </w:r>
            <w:r>
              <w:rPr>
                <w:rFonts w:asciiTheme="minorHAnsi" w:eastAsiaTheme="minorEastAsia" w:hAnsiTheme="minorHAnsi" w:cstheme="minorBidi"/>
                <w:noProof/>
                <w:sz w:val="21"/>
                <w:szCs w:val="22"/>
              </w:rPr>
              <w:tab/>
            </w:r>
            <w:r w:rsidRPr="00A5594E">
              <w:rPr>
                <w:rStyle w:val="a3"/>
                <w:noProof/>
              </w:rPr>
              <w:t>实验器材和受试者</w:t>
            </w:r>
            <w:r>
              <w:rPr>
                <w:noProof/>
                <w:webHidden/>
              </w:rPr>
              <w:tab/>
            </w:r>
            <w:r>
              <w:rPr>
                <w:noProof/>
                <w:webHidden/>
              </w:rPr>
              <w:fldChar w:fldCharType="begin"/>
            </w:r>
            <w:r>
              <w:rPr>
                <w:noProof/>
                <w:webHidden/>
              </w:rPr>
              <w:instrText xml:space="preserve"> PAGEREF _Toc10898683 \h </w:instrText>
            </w:r>
          </w:ins>
          <w:r>
            <w:rPr>
              <w:noProof/>
              <w:webHidden/>
            </w:rPr>
          </w:r>
          <w:r>
            <w:rPr>
              <w:noProof/>
              <w:webHidden/>
            </w:rPr>
            <w:fldChar w:fldCharType="separate"/>
          </w:r>
          <w:ins w:id="75" w:author="王 家才" w:date="2019-06-08T15:04:00Z">
            <w:r>
              <w:rPr>
                <w:noProof/>
                <w:webHidden/>
              </w:rPr>
              <w:t>21</w:t>
            </w:r>
            <w:r>
              <w:rPr>
                <w:noProof/>
                <w:webHidden/>
              </w:rPr>
              <w:fldChar w:fldCharType="end"/>
            </w:r>
            <w:r w:rsidRPr="00A5594E">
              <w:rPr>
                <w:rStyle w:val="a3"/>
                <w:noProof/>
              </w:rPr>
              <w:fldChar w:fldCharType="end"/>
            </w:r>
          </w:ins>
        </w:p>
        <w:p w14:paraId="61431426" w14:textId="73D40507" w:rsidR="008A024D" w:rsidRDefault="008A024D">
          <w:pPr>
            <w:pStyle w:val="TOC3"/>
            <w:tabs>
              <w:tab w:val="left" w:pos="2070"/>
            </w:tabs>
            <w:rPr>
              <w:ins w:id="76" w:author="王 家才" w:date="2019-06-08T15:04:00Z"/>
              <w:rFonts w:asciiTheme="minorHAnsi" w:eastAsiaTheme="minorEastAsia" w:hAnsiTheme="minorHAnsi" w:cstheme="minorBidi"/>
              <w:noProof/>
              <w:sz w:val="21"/>
              <w:szCs w:val="22"/>
            </w:rPr>
          </w:pPr>
          <w:ins w:id="77" w:author="王 家才" w:date="2019-06-08T15:04:00Z">
            <w:r w:rsidRPr="00A5594E">
              <w:rPr>
                <w:rStyle w:val="a3"/>
                <w:noProof/>
              </w:rPr>
              <w:fldChar w:fldCharType="begin"/>
            </w:r>
            <w:r w:rsidRPr="00A5594E">
              <w:rPr>
                <w:rStyle w:val="a3"/>
                <w:noProof/>
              </w:rPr>
              <w:instrText xml:space="preserve"> </w:instrText>
            </w:r>
            <w:r>
              <w:rPr>
                <w:noProof/>
              </w:rPr>
              <w:instrText>HYPERLINK \l "_Toc10898684"</w:instrText>
            </w:r>
            <w:r w:rsidRPr="00A5594E">
              <w:rPr>
                <w:rStyle w:val="a3"/>
                <w:noProof/>
              </w:rPr>
              <w:instrText xml:space="preserve"> </w:instrText>
            </w:r>
            <w:r w:rsidRPr="00A5594E">
              <w:rPr>
                <w:rStyle w:val="a3"/>
                <w:noProof/>
              </w:rPr>
              <w:fldChar w:fldCharType="separate"/>
            </w:r>
            <w:r w:rsidRPr="00A5594E">
              <w:rPr>
                <w:rStyle w:val="a3"/>
                <w:noProof/>
              </w:rPr>
              <w:t>4.1.1</w:t>
            </w:r>
            <w:r>
              <w:rPr>
                <w:rFonts w:asciiTheme="minorHAnsi" w:eastAsiaTheme="minorEastAsia" w:hAnsiTheme="minorHAnsi" w:cstheme="minorBidi"/>
                <w:noProof/>
                <w:sz w:val="21"/>
                <w:szCs w:val="22"/>
              </w:rPr>
              <w:tab/>
            </w:r>
            <w:r w:rsidRPr="00A5594E">
              <w:rPr>
                <w:rStyle w:val="a3"/>
                <w:noProof/>
              </w:rPr>
              <w:t>立体眼镜选择</w:t>
            </w:r>
            <w:r>
              <w:rPr>
                <w:noProof/>
                <w:webHidden/>
              </w:rPr>
              <w:tab/>
            </w:r>
            <w:r>
              <w:rPr>
                <w:noProof/>
                <w:webHidden/>
              </w:rPr>
              <w:fldChar w:fldCharType="begin"/>
            </w:r>
            <w:r>
              <w:rPr>
                <w:noProof/>
                <w:webHidden/>
              </w:rPr>
              <w:instrText xml:space="preserve"> PAGEREF _Toc10898684 \h </w:instrText>
            </w:r>
          </w:ins>
          <w:r>
            <w:rPr>
              <w:noProof/>
              <w:webHidden/>
            </w:rPr>
          </w:r>
          <w:r>
            <w:rPr>
              <w:noProof/>
              <w:webHidden/>
            </w:rPr>
            <w:fldChar w:fldCharType="separate"/>
          </w:r>
          <w:ins w:id="78" w:author="王 家才" w:date="2019-06-08T15:04:00Z">
            <w:r>
              <w:rPr>
                <w:noProof/>
                <w:webHidden/>
              </w:rPr>
              <w:t>21</w:t>
            </w:r>
            <w:r>
              <w:rPr>
                <w:noProof/>
                <w:webHidden/>
              </w:rPr>
              <w:fldChar w:fldCharType="end"/>
            </w:r>
            <w:r w:rsidRPr="00A5594E">
              <w:rPr>
                <w:rStyle w:val="a3"/>
                <w:noProof/>
              </w:rPr>
              <w:fldChar w:fldCharType="end"/>
            </w:r>
          </w:ins>
        </w:p>
        <w:p w14:paraId="6568ED9D" w14:textId="45A9B2FF" w:rsidR="008A024D" w:rsidRDefault="008A024D">
          <w:pPr>
            <w:pStyle w:val="TOC3"/>
            <w:tabs>
              <w:tab w:val="left" w:pos="2070"/>
            </w:tabs>
            <w:rPr>
              <w:ins w:id="79" w:author="王 家才" w:date="2019-06-08T15:04:00Z"/>
              <w:rFonts w:asciiTheme="minorHAnsi" w:eastAsiaTheme="minorEastAsia" w:hAnsiTheme="minorHAnsi" w:cstheme="minorBidi"/>
              <w:noProof/>
              <w:sz w:val="21"/>
              <w:szCs w:val="22"/>
            </w:rPr>
          </w:pPr>
          <w:ins w:id="80" w:author="王 家才" w:date="2019-06-08T15:04:00Z">
            <w:r w:rsidRPr="00A5594E">
              <w:rPr>
                <w:rStyle w:val="a3"/>
                <w:noProof/>
              </w:rPr>
              <w:fldChar w:fldCharType="begin"/>
            </w:r>
            <w:r w:rsidRPr="00A5594E">
              <w:rPr>
                <w:rStyle w:val="a3"/>
                <w:noProof/>
              </w:rPr>
              <w:instrText xml:space="preserve"> </w:instrText>
            </w:r>
            <w:r>
              <w:rPr>
                <w:noProof/>
              </w:rPr>
              <w:instrText>HYPERLINK \l "_Toc10898685"</w:instrText>
            </w:r>
            <w:r w:rsidRPr="00A5594E">
              <w:rPr>
                <w:rStyle w:val="a3"/>
                <w:noProof/>
              </w:rPr>
              <w:instrText xml:space="preserve"> </w:instrText>
            </w:r>
            <w:r w:rsidRPr="00A5594E">
              <w:rPr>
                <w:rStyle w:val="a3"/>
                <w:noProof/>
              </w:rPr>
              <w:fldChar w:fldCharType="separate"/>
            </w:r>
            <w:r w:rsidRPr="00A5594E">
              <w:rPr>
                <w:rStyle w:val="a3"/>
                <w:noProof/>
              </w:rPr>
              <w:t>4.1.2</w:t>
            </w:r>
            <w:r>
              <w:rPr>
                <w:rFonts w:asciiTheme="minorHAnsi" w:eastAsiaTheme="minorEastAsia" w:hAnsiTheme="minorHAnsi" w:cstheme="minorBidi"/>
                <w:noProof/>
                <w:sz w:val="21"/>
                <w:szCs w:val="22"/>
              </w:rPr>
              <w:tab/>
            </w:r>
            <w:r w:rsidRPr="00A5594E">
              <w:rPr>
                <w:rStyle w:val="a3"/>
                <w:noProof/>
              </w:rPr>
              <w:t>立体视频片段选择</w:t>
            </w:r>
            <w:r>
              <w:rPr>
                <w:noProof/>
                <w:webHidden/>
              </w:rPr>
              <w:tab/>
            </w:r>
            <w:r>
              <w:rPr>
                <w:noProof/>
                <w:webHidden/>
              </w:rPr>
              <w:fldChar w:fldCharType="begin"/>
            </w:r>
            <w:r>
              <w:rPr>
                <w:noProof/>
                <w:webHidden/>
              </w:rPr>
              <w:instrText xml:space="preserve"> PAGEREF _Toc10898685 \h </w:instrText>
            </w:r>
          </w:ins>
          <w:r>
            <w:rPr>
              <w:noProof/>
              <w:webHidden/>
            </w:rPr>
          </w:r>
          <w:r>
            <w:rPr>
              <w:noProof/>
              <w:webHidden/>
            </w:rPr>
            <w:fldChar w:fldCharType="separate"/>
          </w:r>
          <w:ins w:id="81" w:author="王 家才" w:date="2019-06-08T15:04:00Z">
            <w:r>
              <w:rPr>
                <w:noProof/>
                <w:webHidden/>
              </w:rPr>
              <w:t>21</w:t>
            </w:r>
            <w:r>
              <w:rPr>
                <w:noProof/>
                <w:webHidden/>
              </w:rPr>
              <w:fldChar w:fldCharType="end"/>
            </w:r>
            <w:r w:rsidRPr="00A5594E">
              <w:rPr>
                <w:rStyle w:val="a3"/>
                <w:noProof/>
              </w:rPr>
              <w:fldChar w:fldCharType="end"/>
            </w:r>
          </w:ins>
        </w:p>
        <w:p w14:paraId="05708AE3" w14:textId="00B0E75A" w:rsidR="008A024D" w:rsidRDefault="008A024D">
          <w:pPr>
            <w:pStyle w:val="TOC3"/>
            <w:tabs>
              <w:tab w:val="left" w:pos="2070"/>
            </w:tabs>
            <w:rPr>
              <w:ins w:id="82" w:author="王 家才" w:date="2019-06-08T15:04:00Z"/>
              <w:rFonts w:asciiTheme="minorHAnsi" w:eastAsiaTheme="minorEastAsia" w:hAnsiTheme="minorHAnsi" w:cstheme="minorBidi"/>
              <w:noProof/>
              <w:sz w:val="21"/>
              <w:szCs w:val="22"/>
            </w:rPr>
          </w:pPr>
          <w:ins w:id="83" w:author="王 家才" w:date="2019-06-08T15:04:00Z">
            <w:r w:rsidRPr="00A5594E">
              <w:rPr>
                <w:rStyle w:val="a3"/>
                <w:noProof/>
              </w:rPr>
              <w:fldChar w:fldCharType="begin"/>
            </w:r>
            <w:r w:rsidRPr="00A5594E">
              <w:rPr>
                <w:rStyle w:val="a3"/>
                <w:noProof/>
              </w:rPr>
              <w:instrText xml:space="preserve"> </w:instrText>
            </w:r>
            <w:r>
              <w:rPr>
                <w:noProof/>
              </w:rPr>
              <w:instrText>HYPERLINK \l "_Toc10898686"</w:instrText>
            </w:r>
            <w:r w:rsidRPr="00A5594E">
              <w:rPr>
                <w:rStyle w:val="a3"/>
                <w:noProof/>
              </w:rPr>
              <w:instrText xml:space="preserve"> </w:instrText>
            </w:r>
            <w:r w:rsidRPr="00A5594E">
              <w:rPr>
                <w:rStyle w:val="a3"/>
                <w:noProof/>
              </w:rPr>
              <w:fldChar w:fldCharType="separate"/>
            </w:r>
            <w:r w:rsidRPr="00A5594E">
              <w:rPr>
                <w:rStyle w:val="a3"/>
                <w:noProof/>
              </w:rPr>
              <w:t>4.1.3</w:t>
            </w:r>
            <w:r>
              <w:rPr>
                <w:rFonts w:asciiTheme="minorHAnsi" w:eastAsiaTheme="minorEastAsia" w:hAnsiTheme="minorHAnsi" w:cstheme="minorBidi"/>
                <w:noProof/>
                <w:sz w:val="21"/>
                <w:szCs w:val="22"/>
              </w:rPr>
              <w:tab/>
            </w:r>
            <w:r w:rsidRPr="00A5594E">
              <w:rPr>
                <w:rStyle w:val="a3"/>
                <w:noProof/>
              </w:rPr>
              <w:t>受试者选择</w:t>
            </w:r>
            <w:r>
              <w:rPr>
                <w:noProof/>
                <w:webHidden/>
              </w:rPr>
              <w:tab/>
            </w:r>
            <w:r>
              <w:rPr>
                <w:noProof/>
                <w:webHidden/>
              </w:rPr>
              <w:fldChar w:fldCharType="begin"/>
            </w:r>
            <w:r>
              <w:rPr>
                <w:noProof/>
                <w:webHidden/>
              </w:rPr>
              <w:instrText xml:space="preserve"> PAGEREF _Toc10898686 \h </w:instrText>
            </w:r>
          </w:ins>
          <w:r>
            <w:rPr>
              <w:noProof/>
              <w:webHidden/>
            </w:rPr>
          </w:r>
          <w:r>
            <w:rPr>
              <w:noProof/>
              <w:webHidden/>
            </w:rPr>
            <w:fldChar w:fldCharType="separate"/>
          </w:r>
          <w:ins w:id="84" w:author="王 家才" w:date="2019-06-08T15:04:00Z">
            <w:r>
              <w:rPr>
                <w:noProof/>
                <w:webHidden/>
              </w:rPr>
              <w:t>22</w:t>
            </w:r>
            <w:r>
              <w:rPr>
                <w:noProof/>
                <w:webHidden/>
              </w:rPr>
              <w:fldChar w:fldCharType="end"/>
            </w:r>
            <w:r w:rsidRPr="00A5594E">
              <w:rPr>
                <w:rStyle w:val="a3"/>
                <w:noProof/>
              </w:rPr>
              <w:fldChar w:fldCharType="end"/>
            </w:r>
          </w:ins>
        </w:p>
        <w:p w14:paraId="498CDAB1" w14:textId="597C7CB9" w:rsidR="008A024D" w:rsidRDefault="008A024D">
          <w:pPr>
            <w:pStyle w:val="TOC2"/>
            <w:tabs>
              <w:tab w:val="left" w:pos="1680"/>
            </w:tabs>
            <w:rPr>
              <w:ins w:id="85" w:author="王 家才" w:date="2019-06-08T15:04:00Z"/>
              <w:rFonts w:asciiTheme="minorHAnsi" w:eastAsiaTheme="minorEastAsia" w:hAnsiTheme="minorHAnsi" w:cstheme="minorBidi"/>
              <w:noProof/>
              <w:sz w:val="21"/>
              <w:szCs w:val="22"/>
            </w:rPr>
          </w:pPr>
          <w:ins w:id="86" w:author="王 家才" w:date="2019-06-08T15:04:00Z">
            <w:r w:rsidRPr="00A5594E">
              <w:rPr>
                <w:rStyle w:val="a3"/>
                <w:noProof/>
              </w:rPr>
              <w:fldChar w:fldCharType="begin"/>
            </w:r>
            <w:r w:rsidRPr="00A5594E">
              <w:rPr>
                <w:rStyle w:val="a3"/>
                <w:noProof/>
              </w:rPr>
              <w:instrText xml:space="preserve"> </w:instrText>
            </w:r>
            <w:r>
              <w:rPr>
                <w:noProof/>
              </w:rPr>
              <w:instrText>HYPERLINK \l "_Toc10898687"</w:instrText>
            </w:r>
            <w:r w:rsidRPr="00A5594E">
              <w:rPr>
                <w:rStyle w:val="a3"/>
                <w:noProof/>
              </w:rPr>
              <w:instrText xml:space="preserve"> </w:instrText>
            </w:r>
            <w:r w:rsidRPr="00A5594E">
              <w:rPr>
                <w:rStyle w:val="a3"/>
                <w:noProof/>
              </w:rPr>
              <w:fldChar w:fldCharType="separate"/>
            </w:r>
            <w:r w:rsidRPr="00A5594E">
              <w:rPr>
                <w:rStyle w:val="a3"/>
                <w:noProof/>
              </w:rPr>
              <w:t>4.2</w:t>
            </w:r>
            <w:r>
              <w:rPr>
                <w:rFonts w:asciiTheme="minorHAnsi" w:eastAsiaTheme="minorEastAsia" w:hAnsiTheme="minorHAnsi" w:cstheme="minorBidi"/>
                <w:noProof/>
                <w:sz w:val="21"/>
                <w:szCs w:val="22"/>
              </w:rPr>
              <w:tab/>
            </w:r>
            <w:r w:rsidRPr="00A5594E">
              <w:rPr>
                <w:rStyle w:val="a3"/>
                <w:noProof/>
              </w:rPr>
              <w:t>实验步骤</w:t>
            </w:r>
            <w:r>
              <w:rPr>
                <w:noProof/>
                <w:webHidden/>
              </w:rPr>
              <w:tab/>
            </w:r>
            <w:r>
              <w:rPr>
                <w:noProof/>
                <w:webHidden/>
              </w:rPr>
              <w:fldChar w:fldCharType="begin"/>
            </w:r>
            <w:r>
              <w:rPr>
                <w:noProof/>
                <w:webHidden/>
              </w:rPr>
              <w:instrText xml:space="preserve"> PAGEREF _Toc10898687 \h </w:instrText>
            </w:r>
          </w:ins>
          <w:r>
            <w:rPr>
              <w:noProof/>
              <w:webHidden/>
            </w:rPr>
          </w:r>
          <w:r>
            <w:rPr>
              <w:noProof/>
              <w:webHidden/>
            </w:rPr>
            <w:fldChar w:fldCharType="separate"/>
          </w:r>
          <w:ins w:id="87" w:author="王 家才" w:date="2019-06-08T15:04:00Z">
            <w:r>
              <w:rPr>
                <w:noProof/>
                <w:webHidden/>
              </w:rPr>
              <w:t>22</w:t>
            </w:r>
            <w:r>
              <w:rPr>
                <w:noProof/>
                <w:webHidden/>
              </w:rPr>
              <w:fldChar w:fldCharType="end"/>
            </w:r>
            <w:r w:rsidRPr="00A5594E">
              <w:rPr>
                <w:rStyle w:val="a3"/>
                <w:noProof/>
              </w:rPr>
              <w:fldChar w:fldCharType="end"/>
            </w:r>
          </w:ins>
        </w:p>
        <w:p w14:paraId="3BAE82EE" w14:textId="36402D17" w:rsidR="008A024D" w:rsidRDefault="008A024D">
          <w:pPr>
            <w:pStyle w:val="TOC2"/>
            <w:tabs>
              <w:tab w:val="left" w:pos="1680"/>
            </w:tabs>
            <w:rPr>
              <w:ins w:id="88" w:author="王 家才" w:date="2019-06-08T15:04:00Z"/>
              <w:rFonts w:asciiTheme="minorHAnsi" w:eastAsiaTheme="minorEastAsia" w:hAnsiTheme="minorHAnsi" w:cstheme="minorBidi"/>
              <w:noProof/>
              <w:sz w:val="21"/>
              <w:szCs w:val="22"/>
            </w:rPr>
          </w:pPr>
          <w:ins w:id="89" w:author="王 家才" w:date="2019-06-08T15:04:00Z">
            <w:r w:rsidRPr="00A5594E">
              <w:rPr>
                <w:rStyle w:val="a3"/>
                <w:noProof/>
              </w:rPr>
              <w:fldChar w:fldCharType="begin"/>
            </w:r>
            <w:r w:rsidRPr="00A5594E">
              <w:rPr>
                <w:rStyle w:val="a3"/>
                <w:noProof/>
              </w:rPr>
              <w:instrText xml:space="preserve"> </w:instrText>
            </w:r>
            <w:r>
              <w:rPr>
                <w:noProof/>
              </w:rPr>
              <w:instrText>HYPERLINK \l "_Toc10898688"</w:instrText>
            </w:r>
            <w:r w:rsidRPr="00A5594E">
              <w:rPr>
                <w:rStyle w:val="a3"/>
                <w:noProof/>
              </w:rPr>
              <w:instrText xml:space="preserve"> </w:instrText>
            </w:r>
            <w:r w:rsidRPr="00A5594E">
              <w:rPr>
                <w:rStyle w:val="a3"/>
                <w:noProof/>
              </w:rPr>
              <w:fldChar w:fldCharType="separate"/>
            </w:r>
            <w:r w:rsidRPr="00A5594E">
              <w:rPr>
                <w:rStyle w:val="a3"/>
                <w:noProof/>
              </w:rPr>
              <w:t>4.3</w:t>
            </w:r>
            <w:r>
              <w:rPr>
                <w:rFonts w:asciiTheme="minorHAnsi" w:eastAsiaTheme="minorEastAsia" w:hAnsiTheme="minorHAnsi" w:cstheme="minorBidi"/>
                <w:noProof/>
                <w:sz w:val="21"/>
                <w:szCs w:val="22"/>
              </w:rPr>
              <w:tab/>
            </w:r>
            <w:r w:rsidRPr="00A5594E">
              <w:rPr>
                <w:rStyle w:val="a3"/>
                <w:noProof/>
              </w:rPr>
              <w:t>实验结果分析</w:t>
            </w:r>
            <w:r>
              <w:rPr>
                <w:noProof/>
                <w:webHidden/>
              </w:rPr>
              <w:tab/>
            </w:r>
            <w:r>
              <w:rPr>
                <w:noProof/>
                <w:webHidden/>
              </w:rPr>
              <w:fldChar w:fldCharType="begin"/>
            </w:r>
            <w:r>
              <w:rPr>
                <w:noProof/>
                <w:webHidden/>
              </w:rPr>
              <w:instrText xml:space="preserve"> PAGEREF _Toc10898688 \h </w:instrText>
            </w:r>
          </w:ins>
          <w:r>
            <w:rPr>
              <w:noProof/>
              <w:webHidden/>
            </w:rPr>
          </w:r>
          <w:r>
            <w:rPr>
              <w:noProof/>
              <w:webHidden/>
            </w:rPr>
            <w:fldChar w:fldCharType="separate"/>
          </w:r>
          <w:ins w:id="90" w:author="王 家才" w:date="2019-06-08T15:04:00Z">
            <w:r>
              <w:rPr>
                <w:noProof/>
                <w:webHidden/>
              </w:rPr>
              <w:t>23</w:t>
            </w:r>
            <w:r>
              <w:rPr>
                <w:noProof/>
                <w:webHidden/>
              </w:rPr>
              <w:fldChar w:fldCharType="end"/>
            </w:r>
            <w:r w:rsidRPr="00A5594E">
              <w:rPr>
                <w:rStyle w:val="a3"/>
                <w:noProof/>
              </w:rPr>
              <w:fldChar w:fldCharType="end"/>
            </w:r>
          </w:ins>
        </w:p>
        <w:p w14:paraId="30E1BB01" w14:textId="22653ECD" w:rsidR="008A024D" w:rsidRDefault="008A024D">
          <w:pPr>
            <w:pStyle w:val="TOC1"/>
            <w:tabs>
              <w:tab w:val="left" w:pos="1470"/>
              <w:tab w:val="right" w:leader="dot" w:pos="8296"/>
            </w:tabs>
            <w:ind w:firstLine="480"/>
            <w:rPr>
              <w:ins w:id="91" w:author="王 家才" w:date="2019-06-08T15:04:00Z"/>
              <w:rFonts w:asciiTheme="minorHAnsi" w:eastAsiaTheme="minorEastAsia" w:hAnsiTheme="minorHAnsi" w:cstheme="minorBidi"/>
              <w:noProof/>
              <w:sz w:val="21"/>
              <w:szCs w:val="22"/>
            </w:rPr>
          </w:pPr>
          <w:ins w:id="92" w:author="王 家才" w:date="2019-06-08T15:04:00Z">
            <w:r w:rsidRPr="00A5594E">
              <w:rPr>
                <w:rStyle w:val="a3"/>
                <w:noProof/>
              </w:rPr>
              <w:fldChar w:fldCharType="begin"/>
            </w:r>
            <w:r w:rsidRPr="00A5594E">
              <w:rPr>
                <w:rStyle w:val="a3"/>
                <w:noProof/>
              </w:rPr>
              <w:instrText xml:space="preserve"> </w:instrText>
            </w:r>
            <w:r>
              <w:rPr>
                <w:noProof/>
              </w:rPr>
              <w:instrText>HYPERLINK \l "_Toc10898689"</w:instrText>
            </w:r>
            <w:r w:rsidRPr="00A5594E">
              <w:rPr>
                <w:rStyle w:val="a3"/>
                <w:noProof/>
              </w:rPr>
              <w:instrText xml:space="preserve"> </w:instrText>
            </w:r>
            <w:r w:rsidRPr="00A5594E">
              <w:rPr>
                <w:rStyle w:val="a3"/>
                <w:noProof/>
              </w:rPr>
              <w:fldChar w:fldCharType="separate"/>
            </w:r>
            <w:r w:rsidRPr="00A5594E">
              <w:rPr>
                <w:rStyle w:val="a3"/>
                <w:noProof/>
              </w:rPr>
              <w:t>第五章</w:t>
            </w:r>
            <w:r>
              <w:rPr>
                <w:rFonts w:asciiTheme="minorHAnsi" w:eastAsiaTheme="minorEastAsia" w:hAnsiTheme="minorHAnsi" w:cstheme="minorBidi"/>
                <w:noProof/>
                <w:sz w:val="21"/>
                <w:szCs w:val="22"/>
              </w:rPr>
              <w:tab/>
            </w:r>
            <w:r w:rsidRPr="00A5594E">
              <w:rPr>
                <w:rStyle w:val="a3"/>
                <w:noProof/>
              </w:rPr>
              <w:t>总结与展望</w:t>
            </w:r>
            <w:r>
              <w:rPr>
                <w:noProof/>
                <w:webHidden/>
              </w:rPr>
              <w:tab/>
            </w:r>
            <w:r>
              <w:rPr>
                <w:noProof/>
                <w:webHidden/>
              </w:rPr>
              <w:fldChar w:fldCharType="begin"/>
            </w:r>
            <w:r>
              <w:rPr>
                <w:noProof/>
                <w:webHidden/>
              </w:rPr>
              <w:instrText xml:space="preserve"> PAGEREF _Toc10898689 \h </w:instrText>
            </w:r>
          </w:ins>
          <w:r>
            <w:rPr>
              <w:noProof/>
              <w:webHidden/>
            </w:rPr>
          </w:r>
          <w:r>
            <w:rPr>
              <w:noProof/>
              <w:webHidden/>
            </w:rPr>
            <w:fldChar w:fldCharType="separate"/>
          </w:r>
          <w:ins w:id="93" w:author="王 家才" w:date="2019-06-08T15:04:00Z">
            <w:r>
              <w:rPr>
                <w:noProof/>
                <w:webHidden/>
              </w:rPr>
              <w:t>25</w:t>
            </w:r>
            <w:r>
              <w:rPr>
                <w:noProof/>
                <w:webHidden/>
              </w:rPr>
              <w:fldChar w:fldCharType="end"/>
            </w:r>
            <w:r w:rsidRPr="00A5594E">
              <w:rPr>
                <w:rStyle w:val="a3"/>
                <w:noProof/>
              </w:rPr>
              <w:fldChar w:fldCharType="end"/>
            </w:r>
          </w:ins>
        </w:p>
        <w:p w14:paraId="5ECFE755" w14:textId="52088723" w:rsidR="008A024D" w:rsidRDefault="008A024D">
          <w:pPr>
            <w:pStyle w:val="TOC1"/>
            <w:tabs>
              <w:tab w:val="right" w:leader="dot" w:pos="8296"/>
            </w:tabs>
            <w:ind w:firstLine="480"/>
            <w:rPr>
              <w:ins w:id="94" w:author="王 家才" w:date="2019-06-08T15:04:00Z"/>
              <w:rFonts w:asciiTheme="minorHAnsi" w:eastAsiaTheme="minorEastAsia" w:hAnsiTheme="minorHAnsi" w:cstheme="minorBidi"/>
              <w:noProof/>
              <w:sz w:val="21"/>
              <w:szCs w:val="22"/>
            </w:rPr>
          </w:pPr>
          <w:ins w:id="95" w:author="王 家才" w:date="2019-06-08T15:04:00Z">
            <w:r w:rsidRPr="00A5594E">
              <w:rPr>
                <w:rStyle w:val="a3"/>
                <w:noProof/>
              </w:rPr>
              <w:fldChar w:fldCharType="begin"/>
            </w:r>
            <w:r w:rsidRPr="00A5594E">
              <w:rPr>
                <w:rStyle w:val="a3"/>
                <w:noProof/>
              </w:rPr>
              <w:instrText xml:space="preserve"> </w:instrText>
            </w:r>
            <w:r>
              <w:rPr>
                <w:noProof/>
              </w:rPr>
              <w:instrText>HYPERLINK \l "_Toc10898690"</w:instrText>
            </w:r>
            <w:r w:rsidRPr="00A5594E">
              <w:rPr>
                <w:rStyle w:val="a3"/>
                <w:noProof/>
              </w:rPr>
              <w:instrText xml:space="preserve"> </w:instrText>
            </w:r>
            <w:r w:rsidRPr="00A5594E">
              <w:rPr>
                <w:rStyle w:val="a3"/>
                <w:noProof/>
              </w:rPr>
              <w:fldChar w:fldCharType="separate"/>
            </w:r>
            <w:r w:rsidRPr="00A5594E">
              <w:rPr>
                <w:rStyle w:val="a3"/>
                <w:noProof/>
              </w:rPr>
              <w:t>参考文献</w:t>
            </w:r>
            <w:r>
              <w:rPr>
                <w:noProof/>
                <w:webHidden/>
              </w:rPr>
              <w:tab/>
            </w:r>
            <w:r>
              <w:rPr>
                <w:noProof/>
                <w:webHidden/>
              </w:rPr>
              <w:fldChar w:fldCharType="begin"/>
            </w:r>
            <w:r>
              <w:rPr>
                <w:noProof/>
                <w:webHidden/>
              </w:rPr>
              <w:instrText xml:space="preserve"> PAGEREF _Toc10898690 \h </w:instrText>
            </w:r>
          </w:ins>
          <w:r>
            <w:rPr>
              <w:noProof/>
              <w:webHidden/>
            </w:rPr>
          </w:r>
          <w:r>
            <w:rPr>
              <w:noProof/>
              <w:webHidden/>
            </w:rPr>
            <w:fldChar w:fldCharType="separate"/>
          </w:r>
          <w:ins w:id="96" w:author="王 家才" w:date="2019-06-08T15:04:00Z">
            <w:r>
              <w:rPr>
                <w:noProof/>
                <w:webHidden/>
              </w:rPr>
              <w:t>26</w:t>
            </w:r>
            <w:r>
              <w:rPr>
                <w:noProof/>
                <w:webHidden/>
              </w:rPr>
              <w:fldChar w:fldCharType="end"/>
            </w:r>
            <w:r w:rsidRPr="00A5594E">
              <w:rPr>
                <w:rStyle w:val="a3"/>
                <w:noProof/>
              </w:rPr>
              <w:fldChar w:fldCharType="end"/>
            </w:r>
          </w:ins>
        </w:p>
        <w:p w14:paraId="68EA9D24" w14:textId="504E503B" w:rsidR="008A024D" w:rsidRDefault="008A024D">
          <w:pPr>
            <w:pStyle w:val="TOC1"/>
            <w:tabs>
              <w:tab w:val="right" w:leader="dot" w:pos="8296"/>
            </w:tabs>
            <w:ind w:firstLine="480"/>
            <w:rPr>
              <w:ins w:id="97" w:author="王 家才" w:date="2019-06-08T15:04:00Z"/>
              <w:rFonts w:asciiTheme="minorHAnsi" w:eastAsiaTheme="minorEastAsia" w:hAnsiTheme="minorHAnsi" w:cstheme="minorBidi"/>
              <w:noProof/>
              <w:sz w:val="21"/>
              <w:szCs w:val="22"/>
            </w:rPr>
          </w:pPr>
          <w:ins w:id="98" w:author="王 家才" w:date="2019-06-08T15:04:00Z">
            <w:r w:rsidRPr="00A5594E">
              <w:rPr>
                <w:rStyle w:val="a3"/>
                <w:noProof/>
              </w:rPr>
              <w:fldChar w:fldCharType="begin"/>
            </w:r>
            <w:r w:rsidRPr="00A5594E">
              <w:rPr>
                <w:rStyle w:val="a3"/>
                <w:noProof/>
              </w:rPr>
              <w:instrText xml:space="preserve"> </w:instrText>
            </w:r>
            <w:r>
              <w:rPr>
                <w:noProof/>
              </w:rPr>
              <w:instrText>HYPERLINK \l "_Toc10898691"</w:instrText>
            </w:r>
            <w:r w:rsidRPr="00A5594E">
              <w:rPr>
                <w:rStyle w:val="a3"/>
                <w:noProof/>
              </w:rPr>
              <w:instrText xml:space="preserve"> </w:instrText>
            </w:r>
            <w:r w:rsidRPr="00A5594E">
              <w:rPr>
                <w:rStyle w:val="a3"/>
                <w:noProof/>
              </w:rPr>
              <w:fldChar w:fldCharType="separate"/>
            </w:r>
            <w:r w:rsidRPr="00A5594E">
              <w:rPr>
                <w:rStyle w:val="a3"/>
                <w:noProof/>
              </w:rPr>
              <w:t>致谢</w:t>
            </w:r>
            <w:r>
              <w:rPr>
                <w:noProof/>
                <w:webHidden/>
              </w:rPr>
              <w:tab/>
            </w:r>
            <w:r>
              <w:rPr>
                <w:noProof/>
                <w:webHidden/>
              </w:rPr>
              <w:fldChar w:fldCharType="begin"/>
            </w:r>
            <w:r>
              <w:rPr>
                <w:noProof/>
                <w:webHidden/>
              </w:rPr>
              <w:instrText xml:space="preserve"> PAGEREF _Toc10898691 \h </w:instrText>
            </w:r>
          </w:ins>
          <w:r>
            <w:rPr>
              <w:noProof/>
              <w:webHidden/>
            </w:rPr>
          </w:r>
          <w:r>
            <w:rPr>
              <w:noProof/>
              <w:webHidden/>
            </w:rPr>
            <w:fldChar w:fldCharType="separate"/>
          </w:r>
          <w:ins w:id="99" w:author="王 家才" w:date="2019-06-08T15:04:00Z">
            <w:r>
              <w:rPr>
                <w:noProof/>
                <w:webHidden/>
              </w:rPr>
              <w:t>28</w:t>
            </w:r>
            <w:r>
              <w:rPr>
                <w:noProof/>
                <w:webHidden/>
              </w:rPr>
              <w:fldChar w:fldCharType="end"/>
            </w:r>
            <w:r w:rsidRPr="00A5594E">
              <w:rPr>
                <w:rStyle w:val="a3"/>
                <w:noProof/>
              </w:rPr>
              <w:fldChar w:fldCharType="end"/>
            </w:r>
          </w:ins>
        </w:p>
        <w:p w14:paraId="0B9B5230" w14:textId="6417673D" w:rsidR="008A024D" w:rsidRDefault="008A024D">
          <w:pPr>
            <w:pStyle w:val="TOC1"/>
            <w:tabs>
              <w:tab w:val="right" w:leader="dot" w:pos="8296"/>
            </w:tabs>
            <w:ind w:firstLine="480"/>
            <w:rPr>
              <w:ins w:id="100" w:author="王 家才" w:date="2019-06-08T15:04:00Z"/>
              <w:rFonts w:asciiTheme="minorHAnsi" w:eastAsiaTheme="minorEastAsia" w:hAnsiTheme="minorHAnsi" w:cstheme="minorBidi"/>
              <w:noProof/>
              <w:sz w:val="21"/>
              <w:szCs w:val="22"/>
            </w:rPr>
          </w:pPr>
          <w:ins w:id="101" w:author="王 家才" w:date="2019-06-08T15:04:00Z">
            <w:r w:rsidRPr="00A5594E">
              <w:rPr>
                <w:rStyle w:val="a3"/>
                <w:noProof/>
              </w:rPr>
              <w:fldChar w:fldCharType="begin"/>
            </w:r>
            <w:r w:rsidRPr="00A5594E">
              <w:rPr>
                <w:rStyle w:val="a3"/>
                <w:noProof/>
              </w:rPr>
              <w:instrText xml:space="preserve"> </w:instrText>
            </w:r>
            <w:r>
              <w:rPr>
                <w:noProof/>
              </w:rPr>
              <w:instrText>HYPERLINK \l "_Toc10898692"</w:instrText>
            </w:r>
            <w:r w:rsidRPr="00A5594E">
              <w:rPr>
                <w:rStyle w:val="a3"/>
                <w:noProof/>
              </w:rPr>
              <w:instrText xml:space="preserve"> </w:instrText>
            </w:r>
            <w:r w:rsidRPr="00A5594E">
              <w:rPr>
                <w:rStyle w:val="a3"/>
                <w:noProof/>
              </w:rPr>
              <w:fldChar w:fldCharType="separate"/>
            </w:r>
            <w:r w:rsidRPr="00A5594E">
              <w:rPr>
                <w:rStyle w:val="a3"/>
                <w:noProof/>
              </w:rPr>
              <w:t>附录</w:t>
            </w:r>
            <w:r w:rsidRPr="00A5594E">
              <w:rPr>
                <w:rStyle w:val="a3"/>
                <w:noProof/>
              </w:rPr>
              <w:t xml:space="preserve">1 </w:t>
            </w:r>
            <w:r w:rsidRPr="00A5594E">
              <w:rPr>
                <w:rStyle w:val="a3"/>
                <w:noProof/>
              </w:rPr>
              <w:t>主观实验结果</w:t>
            </w:r>
            <w:r>
              <w:rPr>
                <w:noProof/>
                <w:webHidden/>
              </w:rPr>
              <w:tab/>
            </w:r>
            <w:r>
              <w:rPr>
                <w:noProof/>
                <w:webHidden/>
              </w:rPr>
              <w:fldChar w:fldCharType="begin"/>
            </w:r>
            <w:r>
              <w:rPr>
                <w:noProof/>
                <w:webHidden/>
              </w:rPr>
              <w:instrText xml:space="preserve"> PAGEREF _Toc10898692 \h </w:instrText>
            </w:r>
          </w:ins>
          <w:r>
            <w:rPr>
              <w:noProof/>
              <w:webHidden/>
            </w:rPr>
          </w:r>
          <w:r>
            <w:rPr>
              <w:noProof/>
              <w:webHidden/>
            </w:rPr>
            <w:fldChar w:fldCharType="separate"/>
          </w:r>
          <w:ins w:id="102" w:author="王 家才" w:date="2019-06-08T15:04:00Z">
            <w:r>
              <w:rPr>
                <w:noProof/>
                <w:webHidden/>
              </w:rPr>
              <w:t>29</w:t>
            </w:r>
            <w:r>
              <w:rPr>
                <w:noProof/>
                <w:webHidden/>
              </w:rPr>
              <w:fldChar w:fldCharType="end"/>
            </w:r>
            <w:r w:rsidRPr="00A5594E">
              <w:rPr>
                <w:rStyle w:val="a3"/>
                <w:noProof/>
              </w:rPr>
              <w:fldChar w:fldCharType="end"/>
            </w:r>
          </w:ins>
        </w:p>
        <w:p w14:paraId="60ACA253" w14:textId="69E83255" w:rsidR="008A024D" w:rsidRDefault="008A024D">
          <w:pPr>
            <w:pStyle w:val="TOC1"/>
            <w:tabs>
              <w:tab w:val="right" w:leader="dot" w:pos="8296"/>
            </w:tabs>
            <w:ind w:firstLine="480"/>
            <w:rPr>
              <w:ins w:id="103" w:author="王 家才" w:date="2019-06-08T15:04:00Z"/>
              <w:rFonts w:asciiTheme="minorHAnsi" w:eastAsiaTheme="minorEastAsia" w:hAnsiTheme="minorHAnsi" w:cstheme="minorBidi"/>
              <w:noProof/>
              <w:sz w:val="21"/>
              <w:szCs w:val="22"/>
            </w:rPr>
          </w:pPr>
          <w:ins w:id="104" w:author="王 家才" w:date="2019-06-08T15:04:00Z">
            <w:r w:rsidRPr="00A5594E">
              <w:rPr>
                <w:rStyle w:val="a3"/>
                <w:noProof/>
              </w:rPr>
              <w:fldChar w:fldCharType="begin"/>
            </w:r>
            <w:r w:rsidRPr="00A5594E">
              <w:rPr>
                <w:rStyle w:val="a3"/>
                <w:noProof/>
              </w:rPr>
              <w:instrText xml:space="preserve"> </w:instrText>
            </w:r>
            <w:r>
              <w:rPr>
                <w:noProof/>
              </w:rPr>
              <w:instrText>HYPERLINK \l "_Toc10898693"</w:instrText>
            </w:r>
            <w:r w:rsidRPr="00A5594E">
              <w:rPr>
                <w:rStyle w:val="a3"/>
                <w:noProof/>
              </w:rPr>
              <w:instrText xml:space="preserve"> </w:instrText>
            </w:r>
            <w:r w:rsidRPr="00A5594E">
              <w:rPr>
                <w:rStyle w:val="a3"/>
                <w:noProof/>
              </w:rPr>
              <w:fldChar w:fldCharType="separate"/>
            </w:r>
            <w:r w:rsidRPr="00A5594E">
              <w:rPr>
                <w:rStyle w:val="a3"/>
                <w:noProof/>
              </w:rPr>
              <w:t>附录</w:t>
            </w:r>
            <w:r w:rsidRPr="00A5594E">
              <w:rPr>
                <w:rStyle w:val="a3"/>
                <w:noProof/>
              </w:rPr>
              <w:t xml:space="preserve">2 </w:t>
            </w:r>
            <w:r w:rsidRPr="00A5594E">
              <w:rPr>
                <w:rStyle w:val="a3"/>
                <w:noProof/>
              </w:rPr>
              <w:t>程序代码</w:t>
            </w:r>
            <w:r>
              <w:rPr>
                <w:noProof/>
                <w:webHidden/>
              </w:rPr>
              <w:tab/>
            </w:r>
            <w:r>
              <w:rPr>
                <w:noProof/>
                <w:webHidden/>
              </w:rPr>
              <w:fldChar w:fldCharType="begin"/>
            </w:r>
            <w:r>
              <w:rPr>
                <w:noProof/>
                <w:webHidden/>
              </w:rPr>
              <w:instrText xml:space="preserve"> PAGEREF _Toc10898693 \h </w:instrText>
            </w:r>
          </w:ins>
          <w:r>
            <w:rPr>
              <w:noProof/>
              <w:webHidden/>
            </w:rPr>
          </w:r>
          <w:r>
            <w:rPr>
              <w:noProof/>
              <w:webHidden/>
            </w:rPr>
            <w:fldChar w:fldCharType="separate"/>
          </w:r>
          <w:ins w:id="105" w:author="王 家才" w:date="2019-06-08T15:04:00Z">
            <w:r>
              <w:rPr>
                <w:noProof/>
                <w:webHidden/>
              </w:rPr>
              <w:t>30</w:t>
            </w:r>
            <w:r>
              <w:rPr>
                <w:noProof/>
                <w:webHidden/>
              </w:rPr>
              <w:fldChar w:fldCharType="end"/>
            </w:r>
            <w:r w:rsidRPr="00A5594E">
              <w:rPr>
                <w:rStyle w:val="a3"/>
                <w:noProof/>
              </w:rPr>
              <w:fldChar w:fldCharType="end"/>
            </w:r>
          </w:ins>
        </w:p>
        <w:p w14:paraId="127AA94A" w14:textId="31742F24" w:rsidR="003979B3" w:rsidDel="008A024D" w:rsidRDefault="003979B3">
          <w:pPr>
            <w:pStyle w:val="TOC1"/>
            <w:tabs>
              <w:tab w:val="right" w:leader="dot" w:pos="8296"/>
            </w:tabs>
            <w:ind w:firstLine="480"/>
            <w:rPr>
              <w:del w:id="106" w:author="王 家才" w:date="2019-06-08T15:04:00Z"/>
              <w:rFonts w:asciiTheme="minorHAnsi" w:eastAsiaTheme="minorEastAsia" w:hAnsiTheme="minorHAnsi" w:cstheme="minorBidi"/>
              <w:noProof/>
              <w:sz w:val="21"/>
              <w:szCs w:val="22"/>
            </w:rPr>
          </w:pPr>
          <w:del w:id="107" w:author="王 家才" w:date="2019-06-08T15:04:00Z">
            <w:r w:rsidRPr="008A024D" w:rsidDel="008A024D">
              <w:rPr>
                <w:rFonts w:hint="eastAsia"/>
                <w:rPrChange w:id="108" w:author="王 家才" w:date="2019-06-08T15:04:00Z">
                  <w:rPr>
                    <w:rStyle w:val="a3"/>
                    <w:rFonts w:hint="eastAsia"/>
                    <w:noProof/>
                  </w:rPr>
                </w:rPrChange>
              </w:rPr>
              <w:delText>摘要</w:delText>
            </w:r>
            <w:r w:rsidDel="008A024D">
              <w:rPr>
                <w:noProof/>
                <w:webHidden/>
              </w:rPr>
              <w:tab/>
              <w:delText>I</w:delText>
            </w:r>
          </w:del>
        </w:p>
        <w:p w14:paraId="06BD3E7F" w14:textId="10A40C00" w:rsidR="003979B3" w:rsidDel="008A024D" w:rsidRDefault="003979B3">
          <w:pPr>
            <w:pStyle w:val="TOC1"/>
            <w:tabs>
              <w:tab w:val="right" w:leader="dot" w:pos="8296"/>
            </w:tabs>
            <w:ind w:firstLine="480"/>
            <w:rPr>
              <w:del w:id="109" w:author="王 家才" w:date="2019-06-08T15:04:00Z"/>
              <w:rFonts w:asciiTheme="minorHAnsi" w:eastAsiaTheme="minorEastAsia" w:hAnsiTheme="minorHAnsi" w:cstheme="minorBidi"/>
              <w:noProof/>
              <w:sz w:val="21"/>
              <w:szCs w:val="22"/>
            </w:rPr>
          </w:pPr>
          <w:del w:id="110" w:author="王 家才" w:date="2019-06-08T15:04:00Z">
            <w:r w:rsidRPr="008A024D" w:rsidDel="008A024D">
              <w:rPr>
                <w:rPrChange w:id="111" w:author="王 家才" w:date="2019-06-08T15:04:00Z">
                  <w:rPr>
                    <w:rStyle w:val="a3"/>
                    <w:noProof/>
                  </w:rPr>
                </w:rPrChange>
              </w:rPr>
              <w:delText>Abstract</w:delText>
            </w:r>
            <w:r w:rsidDel="008A024D">
              <w:rPr>
                <w:noProof/>
                <w:webHidden/>
              </w:rPr>
              <w:tab/>
              <w:delText>II</w:delText>
            </w:r>
          </w:del>
        </w:p>
        <w:p w14:paraId="251353F9" w14:textId="58034D4F" w:rsidR="003979B3" w:rsidDel="008A024D" w:rsidRDefault="003979B3">
          <w:pPr>
            <w:pStyle w:val="TOC1"/>
            <w:tabs>
              <w:tab w:val="left" w:pos="1470"/>
              <w:tab w:val="right" w:leader="dot" w:pos="8296"/>
            </w:tabs>
            <w:ind w:firstLine="480"/>
            <w:rPr>
              <w:del w:id="112" w:author="王 家才" w:date="2019-06-08T15:04:00Z"/>
              <w:rFonts w:asciiTheme="minorHAnsi" w:eastAsiaTheme="minorEastAsia" w:hAnsiTheme="minorHAnsi" w:cstheme="minorBidi"/>
              <w:noProof/>
              <w:sz w:val="21"/>
              <w:szCs w:val="22"/>
            </w:rPr>
          </w:pPr>
          <w:del w:id="113" w:author="王 家才" w:date="2019-06-08T15:04:00Z">
            <w:r w:rsidRPr="008A024D" w:rsidDel="008A024D">
              <w:rPr>
                <w:rFonts w:hint="eastAsia"/>
                <w:rPrChange w:id="114" w:author="王 家才" w:date="2019-06-08T15:04:00Z">
                  <w:rPr>
                    <w:rStyle w:val="a3"/>
                    <w:rFonts w:hint="eastAsia"/>
                    <w:noProof/>
                  </w:rPr>
                </w:rPrChange>
              </w:rPr>
              <w:delText>第一章</w:delText>
            </w:r>
            <w:r w:rsidDel="008A024D">
              <w:rPr>
                <w:rFonts w:asciiTheme="minorHAnsi" w:eastAsiaTheme="minorEastAsia" w:hAnsiTheme="minorHAnsi" w:cstheme="minorBidi"/>
                <w:noProof/>
                <w:sz w:val="21"/>
                <w:szCs w:val="22"/>
              </w:rPr>
              <w:tab/>
            </w:r>
            <w:r w:rsidRPr="008A024D" w:rsidDel="008A024D">
              <w:rPr>
                <w:rFonts w:hint="eastAsia"/>
                <w:rPrChange w:id="115" w:author="王 家才" w:date="2019-06-08T15:04:00Z">
                  <w:rPr>
                    <w:rStyle w:val="a3"/>
                    <w:rFonts w:hint="eastAsia"/>
                    <w:noProof/>
                  </w:rPr>
                </w:rPrChange>
              </w:rPr>
              <w:delText>绪论</w:delText>
            </w:r>
            <w:r w:rsidDel="008A024D">
              <w:rPr>
                <w:noProof/>
                <w:webHidden/>
              </w:rPr>
              <w:tab/>
              <w:delText>1</w:delText>
            </w:r>
          </w:del>
        </w:p>
        <w:p w14:paraId="71893605" w14:textId="005EC47A" w:rsidR="003979B3" w:rsidDel="008A024D" w:rsidRDefault="003979B3">
          <w:pPr>
            <w:pStyle w:val="TOC2"/>
            <w:tabs>
              <w:tab w:val="left" w:pos="1680"/>
            </w:tabs>
            <w:rPr>
              <w:del w:id="116" w:author="王 家才" w:date="2019-06-08T15:04:00Z"/>
              <w:rFonts w:asciiTheme="minorHAnsi" w:eastAsiaTheme="minorEastAsia" w:hAnsiTheme="minorHAnsi" w:cstheme="minorBidi"/>
              <w:noProof/>
              <w:sz w:val="21"/>
              <w:szCs w:val="22"/>
            </w:rPr>
          </w:pPr>
          <w:del w:id="117" w:author="王 家才" w:date="2019-06-08T15:04:00Z">
            <w:r w:rsidRPr="008A024D" w:rsidDel="008A024D">
              <w:rPr>
                <w:rPrChange w:id="118" w:author="王 家才" w:date="2019-06-08T15:04:00Z">
                  <w:rPr>
                    <w:rStyle w:val="a3"/>
                    <w:noProof/>
                  </w:rPr>
                </w:rPrChange>
              </w:rPr>
              <w:delText>1.1</w:delText>
            </w:r>
            <w:r w:rsidDel="008A024D">
              <w:rPr>
                <w:rFonts w:asciiTheme="minorHAnsi" w:eastAsiaTheme="minorEastAsia" w:hAnsiTheme="minorHAnsi" w:cstheme="minorBidi"/>
                <w:noProof/>
                <w:sz w:val="21"/>
                <w:szCs w:val="22"/>
              </w:rPr>
              <w:tab/>
            </w:r>
            <w:r w:rsidRPr="008A024D" w:rsidDel="008A024D">
              <w:rPr>
                <w:rFonts w:hint="eastAsia"/>
                <w:rPrChange w:id="119" w:author="王 家才" w:date="2019-06-08T15:04:00Z">
                  <w:rPr>
                    <w:rStyle w:val="a3"/>
                    <w:rFonts w:hint="eastAsia"/>
                    <w:noProof/>
                  </w:rPr>
                </w:rPrChange>
              </w:rPr>
              <w:delText>立体视频舒适度研究目的及意义</w:delText>
            </w:r>
            <w:r w:rsidDel="008A024D">
              <w:rPr>
                <w:noProof/>
                <w:webHidden/>
              </w:rPr>
              <w:tab/>
              <w:delText>1</w:delText>
            </w:r>
          </w:del>
        </w:p>
        <w:p w14:paraId="37EA515B" w14:textId="009FB0B6" w:rsidR="003979B3" w:rsidDel="008A024D" w:rsidRDefault="003979B3">
          <w:pPr>
            <w:pStyle w:val="TOC2"/>
            <w:tabs>
              <w:tab w:val="left" w:pos="1680"/>
            </w:tabs>
            <w:rPr>
              <w:del w:id="120" w:author="王 家才" w:date="2019-06-08T15:04:00Z"/>
              <w:rFonts w:asciiTheme="minorHAnsi" w:eastAsiaTheme="minorEastAsia" w:hAnsiTheme="minorHAnsi" w:cstheme="minorBidi"/>
              <w:noProof/>
              <w:sz w:val="21"/>
              <w:szCs w:val="22"/>
            </w:rPr>
          </w:pPr>
          <w:del w:id="121" w:author="王 家才" w:date="2019-06-08T15:04:00Z">
            <w:r w:rsidRPr="008A024D" w:rsidDel="008A024D">
              <w:rPr>
                <w:rPrChange w:id="122" w:author="王 家才" w:date="2019-06-08T15:04:00Z">
                  <w:rPr>
                    <w:rStyle w:val="a3"/>
                    <w:noProof/>
                  </w:rPr>
                </w:rPrChange>
              </w:rPr>
              <w:delText>1.2</w:delText>
            </w:r>
            <w:r w:rsidDel="008A024D">
              <w:rPr>
                <w:rFonts w:asciiTheme="minorHAnsi" w:eastAsiaTheme="minorEastAsia" w:hAnsiTheme="minorHAnsi" w:cstheme="minorBidi"/>
                <w:noProof/>
                <w:sz w:val="21"/>
                <w:szCs w:val="22"/>
              </w:rPr>
              <w:tab/>
            </w:r>
            <w:r w:rsidRPr="008A024D" w:rsidDel="008A024D">
              <w:rPr>
                <w:rFonts w:hint="eastAsia"/>
                <w:rPrChange w:id="123" w:author="王 家才" w:date="2019-06-08T15:04:00Z">
                  <w:rPr>
                    <w:rStyle w:val="a3"/>
                    <w:rFonts w:hint="eastAsia"/>
                    <w:noProof/>
                  </w:rPr>
                </w:rPrChange>
              </w:rPr>
              <w:delText>立体视频舒适度的研究现状</w:delText>
            </w:r>
            <w:r w:rsidDel="008A024D">
              <w:rPr>
                <w:noProof/>
                <w:webHidden/>
              </w:rPr>
              <w:tab/>
              <w:delText>2</w:delText>
            </w:r>
          </w:del>
        </w:p>
        <w:p w14:paraId="333FED7F" w14:textId="24CB7B06" w:rsidR="003979B3" w:rsidDel="008A024D" w:rsidRDefault="003979B3">
          <w:pPr>
            <w:pStyle w:val="TOC2"/>
            <w:tabs>
              <w:tab w:val="left" w:pos="1680"/>
            </w:tabs>
            <w:rPr>
              <w:del w:id="124" w:author="王 家才" w:date="2019-06-08T15:04:00Z"/>
              <w:rFonts w:asciiTheme="minorHAnsi" w:eastAsiaTheme="minorEastAsia" w:hAnsiTheme="minorHAnsi" w:cstheme="minorBidi"/>
              <w:noProof/>
              <w:sz w:val="21"/>
              <w:szCs w:val="22"/>
            </w:rPr>
          </w:pPr>
          <w:del w:id="125" w:author="王 家才" w:date="2019-06-08T15:04:00Z">
            <w:r w:rsidRPr="008A024D" w:rsidDel="008A024D">
              <w:rPr>
                <w:rPrChange w:id="126" w:author="王 家才" w:date="2019-06-08T15:04:00Z">
                  <w:rPr>
                    <w:rStyle w:val="a3"/>
                    <w:noProof/>
                  </w:rPr>
                </w:rPrChange>
              </w:rPr>
              <w:delText>1.3</w:delText>
            </w:r>
            <w:r w:rsidDel="008A024D">
              <w:rPr>
                <w:rFonts w:asciiTheme="minorHAnsi" w:eastAsiaTheme="minorEastAsia" w:hAnsiTheme="minorHAnsi" w:cstheme="minorBidi"/>
                <w:noProof/>
                <w:sz w:val="21"/>
                <w:szCs w:val="22"/>
              </w:rPr>
              <w:tab/>
            </w:r>
            <w:r w:rsidRPr="008A024D" w:rsidDel="008A024D">
              <w:rPr>
                <w:rFonts w:hint="eastAsia"/>
                <w:rPrChange w:id="127" w:author="王 家才" w:date="2019-06-08T15:04:00Z">
                  <w:rPr>
                    <w:rStyle w:val="a3"/>
                    <w:rFonts w:hint="eastAsia"/>
                    <w:noProof/>
                  </w:rPr>
                </w:rPrChange>
              </w:rPr>
              <w:delText>本课题主要研究内容</w:delText>
            </w:r>
            <w:r w:rsidDel="008A024D">
              <w:rPr>
                <w:noProof/>
                <w:webHidden/>
              </w:rPr>
              <w:tab/>
              <w:delText>3</w:delText>
            </w:r>
          </w:del>
        </w:p>
        <w:p w14:paraId="3686E805" w14:textId="6EDF8E58" w:rsidR="003979B3" w:rsidDel="008A024D" w:rsidRDefault="003979B3">
          <w:pPr>
            <w:pStyle w:val="TOC1"/>
            <w:tabs>
              <w:tab w:val="left" w:pos="1470"/>
              <w:tab w:val="right" w:leader="dot" w:pos="8296"/>
            </w:tabs>
            <w:ind w:firstLine="480"/>
            <w:rPr>
              <w:del w:id="128" w:author="王 家才" w:date="2019-06-08T15:04:00Z"/>
              <w:rFonts w:asciiTheme="minorHAnsi" w:eastAsiaTheme="minorEastAsia" w:hAnsiTheme="minorHAnsi" w:cstheme="minorBidi"/>
              <w:noProof/>
              <w:sz w:val="21"/>
              <w:szCs w:val="22"/>
            </w:rPr>
          </w:pPr>
          <w:del w:id="129" w:author="王 家才" w:date="2019-06-08T15:04:00Z">
            <w:r w:rsidRPr="008A024D" w:rsidDel="008A024D">
              <w:rPr>
                <w:rFonts w:hint="eastAsia"/>
                <w:rPrChange w:id="130" w:author="王 家才" w:date="2019-06-08T15:04:00Z">
                  <w:rPr>
                    <w:rStyle w:val="a3"/>
                    <w:rFonts w:hint="eastAsia"/>
                    <w:noProof/>
                  </w:rPr>
                </w:rPrChange>
              </w:rPr>
              <w:delText>第二章</w:delText>
            </w:r>
            <w:r w:rsidDel="008A024D">
              <w:rPr>
                <w:rFonts w:asciiTheme="minorHAnsi" w:eastAsiaTheme="minorEastAsia" w:hAnsiTheme="minorHAnsi" w:cstheme="minorBidi"/>
                <w:noProof/>
                <w:sz w:val="21"/>
                <w:szCs w:val="22"/>
              </w:rPr>
              <w:tab/>
            </w:r>
            <w:r w:rsidRPr="008A024D" w:rsidDel="008A024D">
              <w:rPr>
                <w:rFonts w:hint="eastAsia"/>
                <w:rPrChange w:id="131" w:author="王 家才" w:date="2019-06-08T15:04:00Z">
                  <w:rPr>
                    <w:rStyle w:val="a3"/>
                    <w:rFonts w:hint="eastAsia"/>
                    <w:noProof/>
                  </w:rPr>
                </w:rPrChange>
              </w:rPr>
              <w:delText>立体视觉原理和不适源分析</w:delText>
            </w:r>
            <w:r w:rsidDel="008A024D">
              <w:rPr>
                <w:noProof/>
                <w:webHidden/>
              </w:rPr>
              <w:tab/>
              <w:delText>4</w:delText>
            </w:r>
          </w:del>
        </w:p>
        <w:p w14:paraId="707FDB35" w14:textId="66831B50" w:rsidR="003979B3" w:rsidDel="008A024D" w:rsidRDefault="003979B3">
          <w:pPr>
            <w:pStyle w:val="TOC2"/>
            <w:tabs>
              <w:tab w:val="left" w:pos="1680"/>
            </w:tabs>
            <w:rPr>
              <w:del w:id="132" w:author="王 家才" w:date="2019-06-08T15:04:00Z"/>
              <w:rFonts w:asciiTheme="minorHAnsi" w:eastAsiaTheme="minorEastAsia" w:hAnsiTheme="minorHAnsi" w:cstheme="minorBidi"/>
              <w:noProof/>
              <w:sz w:val="21"/>
              <w:szCs w:val="22"/>
            </w:rPr>
          </w:pPr>
          <w:del w:id="133" w:author="王 家才" w:date="2019-06-08T15:04:00Z">
            <w:r w:rsidRPr="008A024D" w:rsidDel="008A024D">
              <w:rPr>
                <w:rPrChange w:id="134" w:author="王 家才" w:date="2019-06-08T15:04:00Z">
                  <w:rPr>
                    <w:rStyle w:val="a3"/>
                    <w:noProof/>
                  </w:rPr>
                </w:rPrChange>
              </w:rPr>
              <w:delText>2.1</w:delText>
            </w:r>
            <w:r w:rsidDel="008A024D">
              <w:rPr>
                <w:rFonts w:asciiTheme="minorHAnsi" w:eastAsiaTheme="minorEastAsia" w:hAnsiTheme="minorHAnsi" w:cstheme="minorBidi"/>
                <w:noProof/>
                <w:sz w:val="21"/>
                <w:szCs w:val="22"/>
              </w:rPr>
              <w:tab/>
            </w:r>
            <w:r w:rsidRPr="008A024D" w:rsidDel="008A024D">
              <w:rPr>
                <w:rFonts w:hint="eastAsia"/>
                <w:rPrChange w:id="135" w:author="王 家才" w:date="2019-06-08T15:04:00Z">
                  <w:rPr>
                    <w:rStyle w:val="a3"/>
                    <w:rFonts w:hint="eastAsia"/>
                    <w:noProof/>
                  </w:rPr>
                </w:rPrChange>
              </w:rPr>
              <w:delText>双目立体视觉的形成原理</w:delText>
            </w:r>
            <w:r w:rsidDel="008A024D">
              <w:rPr>
                <w:noProof/>
                <w:webHidden/>
              </w:rPr>
              <w:tab/>
              <w:delText>4</w:delText>
            </w:r>
          </w:del>
        </w:p>
        <w:p w14:paraId="740986D2" w14:textId="29007EC7" w:rsidR="003979B3" w:rsidDel="008A024D" w:rsidRDefault="003979B3">
          <w:pPr>
            <w:pStyle w:val="TOC2"/>
            <w:tabs>
              <w:tab w:val="left" w:pos="1680"/>
            </w:tabs>
            <w:rPr>
              <w:del w:id="136" w:author="王 家才" w:date="2019-06-08T15:04:00Z"/>
              <w:rFonts w:asciiTheme="minorHAnsi" w:eastAsiaTheme="minorEastAsia" w:hAnsiTheme="minorHAnsi" w:cstheme="minorBidi"/>
              <w:noProof/>
              <w:sz w:val="21"/>
              <w:szCs w:val="22"/>
            </w:rPr>
          </w:pPr>
          <w:del w:id="137" w:author="王 家才" w:date="2019-06-08T15:04:00Z">
            <w:r w:rsidRPr="008A024D" w:rsidDel="008A024D">
              <w:rPr>
                <w:rPrChange w:id="138" w:author="王 家才" w:date="2019-06-08T15:04:00Z">
                  <w:rPr>
                    <w:rStyle w:val="a3"/>
                    <w:noProof/>
                  </w:rPr>
                </w:rPrChange>
              </w:rPr>
              <w:delText>2.2</w:delText>
            </w:r>
            <w:r w:rsidDel="008A024D">
              <w:rPr>
                <w:rFonts w:asciiTheme="minorHAnsi" w:eastAsiaTheme="minorEastAsia" w:hAnsiTheme="minorHAnsi" w:cstheme="minorBidi"/>
                <w:noProof/>
                <w:sz w:val="21"/>
                <w:szCs w:val="22"/>
              </w:rPr>
              <w:tab/>
            </w:r>
            <w:r w:rsidRPr="008A024D" w:rsidDel="008A024D">
              <w:rPr>
                <w:rFonts w:hint="eastAsia"/>
                <w:rPrChange w:id="139" w:author="王 家才" w:date="2019-06-08T15:04:00Z">
                  <w:rPr>
                    <w:rStyle w:val="a3"/>
                    <w:rFonts w:hint="eastAsia"/>
                    <w:noProof/>
                  </w:rPr>
                </w:rPrChange>
              </w:rPr>
              <w:delText>立体视觉的不适源</w:delText>
            </w:r>
            <w:r w:rsidDel="008A024D">
              <w:rPr>
                <w:noProof/>
                <w:webHidden/>
              </w:rPr>
              <w:tab/>
              <w:delText>5</w:delText>
            </w:r>
          </w:del>
        </w:p>
        <w:p w14:paraId="2C862F2F" w14:textId="1D62C62E" w:rsidR="003979B3" w:rsidDel="008A024D" w:rsidRDefault="003979B3">
          <w:pPr>
            <w:pStyle w:val="TOC1"/>
            <w:tabs>
              <w:tab w:val="left" w:pos="1470"/>
              <w:tab w:val="right" w:leader="dot" w:pos="8296"/>
            </w:tabs>
            <w:ind w:firstLine="480"/>
            <w:rPr>
              <w:del w:id="140" w:author="王 家才" w:date="2019-06-08T15:04:00Z"/>
              <w:rFonts w:asciiTheme="minorHAnsi" w:eastAsiaTheme="minorEastAsia" w:hAnsiTheme="minorHAnsi" w:cstheme="minorBidi"/>
              <w:noProof/>
              <w:sz w:val="21"/>
              <w:szCs w:val="22"/>
            </w:rPr>
          </w:pPr>
          <w:del w:id="141" w:author="王 家才" w:date="2019-06-08T15:04:00Z">
            <w:r w:rsidRPr="008A024D" w:rsidDel="008A024D">
              <w:rPr>
                <w:rFonts w:hint="eastAsia"/>
                <w:rPrChange w:id="142" w:author="王 家才" w:date="2019-06-08T15:04:00Z">
                  <w:rPr>
                    <w:rStyle w:val="a3"/>
                    <w:rFonts w:hint="eastAsia"/>
                    <w:noProof/>
                  </w:rPr>
                </w:rPrChange>
              </w:rPr>
              <w:delText>第三章</w:delText>
            </w:r>
            <w:r w:rsidDel="008A024D">
              <w:rPr>
                <w:rFonts w:asciiTheme="minorHAnsi" w:eastAsiaTheme="minorEastAsia" w:hAnsiTheme="minorHAnsi" w:cstheme="minorBidi"/>
                <w:noProof/>
                <w:sz w:val="21"/>
                <w:szCs w:val="22"/>
              </w:rPr>
              <w:tab/>
            </w:r>
            <w:r w:rsidRPr="008A024D" w:rsidDel="008A024D">
              <w:rPr>
                <w:rFonts w:hint="eastAsia"/>
                <w:rPrChange w:id="143" w:author="王 家才" w:date="2019-06-08T15:04:00Z">
                  <w:rPr>
                    <w:rStyle w:val="a3"/>
                    <w:rFonts w:hint="eastAsia"/>
                    <w:noProof/>
                  </w:rPr>
                </w:rPrChange>
              </w:rPr>
              <w:delText>基于统计学的立体视频舒适度评价算法</w:delText>
            </w:r>
            <w:r w:rsidDel="008A024D">
              <w:rPr>
                <w:noProof/>
                <w:webHidden/>
              </w:rPr>
              <w:tab/>
              <w:delText>7</w:delText>
            </w:r>
          </w:del>
        </w:p>
        <w:p w14:paraId="32CCF285" w14:textId="25D4C4F4" w:rsidR="003979B3" w:rsidDel="008A024D" w:rsidRDefault="003979B3">
          <w:pPr>
            <w:pStyle w:val="TOC2"/>
            <w:tabs>
              <w:tab w:val="left" w:pos="1680"/>
            </w:tabs>
            <w:rPr>
              <w:del w:id="144" w:author="王 家才" w:date="2019-06-08T15:04:00Z"/>
              <w:rFonts w:asciiTheme="minorHAnsi" w:eastAsiaTheme="minorEastAsia" w:hAnsiTheme="minorHAnsi" w:cstheme="minorBidi"/>
              <w:noProof/>
              <w:sz w:val="21"/>
              <w:szCs w:val="22"/>
            </w:rPr>
          </w:pPr>
          <w:del w:id="145" w:author="王 家才" w:date="2019-06-08T15:04:00Z">
            <w:r w:rsidRPr="008A024D" w:rsidDel="008A024D">
              <w:rPr>
                <w:rPrChange w:id="146" w:author="王 家才" w:date="2019-06-08T15:04:00Z">
                  <w:rPr>
                    <w:rStyle w:val="a3"/>
                    <w:noProof/>
                  </w:rPr>
                </w:rPrChange>
              </w:rPr>
              <w:delText>3.1</w:delText>
            </w:r>
            <w:r w:rsidDel="008A024D">
              <w:rPr>
                <w:rFonts w:asciiTheme="minorHAnsi" w:eastAsiaTheme="minorEastAsia" w:hAnsiTheme="minorHAnsi" w:cstheme="minorBidi"/>
                <w:noProof/>
                <w:sz w:val="21"/>
                <w:szCs w:val="22"/>
              </w:rPr>
              <w:tab/>
            </w:r>
            <w:r w:rsidRPr="008A024D" w:rsidDel="008A024D">
              <w:rPr>
                <w:rFonts w:hint="eastAsia"/>
                <w:rPrChange w:id="147" w:author="王 家才" w:date="2019-06-08T15:04:00Z">
                  <w:rPr>
                    <w:rStyle w:val="a3"/>
                    <w:rFonts w:hint="eastAsia"/>
                    <w:noProof/>
                  </w:rPr>
                </w:rPrChange>
              </w:rPr>
              <w:delText>算法考虑的舒适度影响因素</w:delText>
            </w:r>
            <w:r w:rsidDel="008A024D">
              <w:rPr>
                <w:noProof/>
                <w:webHidden/>
              </w:rPr>
              <w:tab/>
              <w:delText>7</w:delText>
            </w:r>
          </w:del>
        </w:p>
        <w:p w14:paraId="7B80A6FD" w14:textId="65EBB4CF" w:rsidR="003979B3" w:rsidDel="008A024D" w:rsidRDefault="003979B3">
          <w:pPr>
            <w:pStyle w:val="TOC3"/>
            <w:tabs>
              <w:tab w:val="left" w:pos="2070"/>
            </w:tabs>
            <w:rPr>
              <w:del w:id="148" w:author="王 家才" w:date="2019-06-08T15:04:00Z"/>
              <w:rFonts w:asciiTheme="minorHAnsi" w:eastAsiaTheme="minorEastAsia" w:hAnsiTheme="minorHAnsi" w:cstheme="minorBidi"/>
              <w:noProof/>
              <w:sz w:val="21"/>
              <w:szCs w:val="22"/>
            </w:rPr>
          </w:pPr>
          <w:del w:id="149" w:author="王 家才" w:date="2019-06-08T15:04:00Z">
            <w:r w:rsidRPr="008A024D" w:rsidDel="008A024D">
              <w:rPr>
                <w:rPrChange w:id="150" w:author="王 家才" w:date="2019-06-08T15:04:00Z">
                  <w:rPr>
                    <w:rStyle w:val="a3"/>
                    <w:noProof/>
                  </w:rPr>
                </w:rPrChange>
              </w:rPr>
              <w:delText>3.1.1</w:delText>
            </w:r>
            <w:r w:rsidDel="008A024D">
              <w:rPr>
                <w:rFonts w:asciiTheme="minorHAnsi" w:eastAsiaTheme="minorEastAsia" w:hAnsiTheme="minorHAnsi" w:cstheme="minorBidi"/>
                <w:noProof/>
                <w:sz w:val="21"/>
                <w:szCs w:val="22"/>
              </w:rPr>
              <w:tab/>
            </w:r>
            <w:r w:rsidRPr="008A024D" w:rsidDel="008A024D">
              <w:rPr>
                <w:rFonts w:hint="eastAsia"/>
                <w:rPrChange w:id="151" w:author="王 家才" w:date="2019-06-08T15:04:00Z">
                  <w:rPr>
                    <w:rStyle w:val="a3"/>
                    <w:rFonts w:hint="eastAsia"/>
                    <w:noProof/>
                  </w:rPr>
                </w:rPrChange>
              </w:rPr>
              <w:delText>立体视频帧画面内视差</w:delText>
            </w:r>
            <w:r w:rsidDel="008A024D">
              <w:rPr>
                <w:noProof/>
                <w:webHidden/>
              </w:rPr>
              <w:tab/>
              <w:delText>8</w:delText>
            </w:r>
          </w:del>
        </w:p>
        <w:p w14:paraId="11932D7A" w14:textId="7A127F37" w:rsidR="003979B3" w:rsidDel="008A024D" w:rsidRDefault="003979B3">
          <w:pPr>
            <w:pStyle w:val="TOC3"/>
            <w:tabs>
              <w:tab w:val="left" w:pos="2070"/>
            </w:tabs>
            <w:rPr>
              <w:del w:id="152" w:author="王 家才" w:date="2019-06-08T15:04:00Z"/>
              <w:rFonts w:asciiTheme="minorHAnsi" w:eastAsiaTheme="minorEastAsia" w:hAnsiTheme="minorHAnsi" w:cstheme="minorBidi"/>
              <w:noProof/>
              <w:sz w:val="21"/>
              <w:szCs w:val="22"/>
            </w:rPr>
          </w:pPr>
          <w:del w:id="153" w:author="王 家才" w:date="2019-06-08T15:04:00Z">
            <w:r w:rsidRPr="008A024D" w:rsidDel="008A024D">
              <w:rPr>
                <w:rPrChange w:id="154" w:author="王 家才" w:date="2019-06-08T15:04:00Z">
                  <w:rPr>
                    <w:rStyle w:val="a3"/>
                    <w:noProof/>
                  </w:rPr>
                </w:rPrChange>
              </w:rPr>
              <w:delText>3.1.2</w:delText>
            </w:r>
            <w:r w:rsidDel="008A024D">
              <w:rPr>
                <w:rFonts w:asciiTheme="minorHAnsi" w:eastAsiaTheme="minorEastAsia" w:hAnsiTheme="minorHAnsi" w:cstheme="minorBidi"/>
                <w:noProof/>
                <w:sz w:val="21"/>
                <w:szCs w:val="22"/>
              </w:rPr>
              <w:tab/>
            </w:r>
            <w:r w:rsidRPr="008A024D" w:rsidDel="008A024D">
              <w:rPr>
                <w:rFonts w:hint="eastAsia"/>
                <w:rPrChange w:id="155" w:author="王 家才" w:date="2019-06-08T15:04:00Z">
                  <w:rPr>
                    <w:rStyle w:val="a3"/>
                    <w:rFonts w:hint="eastAsia"/>
                    <w:noProof/>
                  </w:rPr>
                </w:rPrChange>
              </w:rPr>
              <w:delText>立体视频帧间运动矢量</w:delText>
            </w:r>
            <w:r w:rsidDel="008A024D">
              <w:rPr>
                <w:noProof/>
                <w:webHidden/>
              </w:rPr>
              <w:tab/>
              <w:delText>9</w:delText>
            </w:r>
          </w:del>
        </w:p>
        <w:p w14:paraId="564454A5" w14:textId="560999E0" w:rsidR="003979B3" w:rsidDel="008A024D" w:rsidRDefault="003979B3">
          <w:pPr>
            <w:pStyle w:val="TOC2"/>
            <w:tabs>
              <w:tab w:val="left" w:pos="1680"/>
            </w:tabs>
            <w:rPr>
              <w:del w:id="156" w:author="王 家才" w:date="2019-06-08T15:04:00Z"/>
              <w:rFonts w:asciiTheme="minorHAnsi" w:eastAsiaTheme="minorEastAsia" w:hAnsiTheme="minorHAnsi" w:cstheme="minorBidi"/>
              <w:noProof/>
              <w:sz w:val="21"/>
              <w:szCs w:val="22"/>
            </w:rPr>
          </w:pPr>
          <w:del w:id="157" w:author="王 家才" w:date="2019-06-08T15:04:00Z">
            <w:r w:rsidRPr="008A024D" w:rsidDel="008A024D">
              <w:rPr>
                <w:rPrChange w:id="158" w:author="王 家才" w:date="2019-06-08T15:04:00Z">
                  <w:rPr>
                    <w:rStyle w:val="a3"/>
                    <w:noProof/>
                  </w:rPr>
                </w:rPrChange>
              </w:rPr>
              <w:delText>3.2</w:delText>
            </w:r>
            <w:r w:rsidDel="008A024D">
              <w:rPr>
                <w:rFonts w:asciiTheme="minorHAnsi" w:eastAsiaTheme="minorEastAsia" w:hAnsiTheme="minorHAnsi" w:cstheme="minorBidi"/>
                <w:noProof/>
                <w:sz w:val="21"/>
                <w:szCs w:val="22"/>
              </w:rPr>
              <w:tab/>
            </w:r>
            <w:r w:rsidRPr="008A024D" w:rsidDel="008A024D">
              <w:rPr>
                <w:rFonts w:hint="eastAsia"/>
                <w:rPrChange w:id="159" w:author="王 家才" w:date="2019-06-08T15:04:00Z">
                  <w:rPr>
                    <w:rStyle w:val="a3"/>
                    <w:rFonts w:hint="eastAsia"/>
                    <w:noProof/>
                  </w:rPr>
                </w:rPrChange>
              </w:rPr>
              <w:delText>影响因素的提取</w:delText>
            </w:r>
            <w:r w:rsidDel="008A024D">
              <w:rPr>
                <w:noProof/>
                <w:webHidden/>
              </w:rPr>
              <w:tab/>
              <w:delText>10</w:delText>
            </w:r>
          </w:del>
        </w:p>
        <w:p w14:paraId="1670280B" w14:textId="25FBA9B2" w:rsidR="003979B3" w:rsidDel="008A024D" w:rsidRDefault="003979B3">
          <w:pPr>
            <w:pStyle w:val="TOC3"/>
            <w:tabs>
              <w:tab w:val="left" w:pos="2070"/>
            </w:tabs>
            <w:rPr>
              <w:del w:id="160" w:author="王 家才" w:date="2019-06-08T15:04:00Z"/>
              <w:rFonts w:asciiTheme="minorHAnsi" w:eastAsiaTheme="minorEastAsia" w:hAnsiTheme="minorHAnsi" w:cstheme="minorBidi"/>
              <w:noProof/>
              <w:sz w:val="21"/>
              <w:szCs w:val="22"/>
            </w:rPr>
          </w:pPr>
          <w:del w:id="161" w:author="王 家才" w:date="2019-06-08T15:04:00Z">
            <w:r w:rsidRPr="008A024D" w:rsidDel="008A024D">
              <w:rPr>
                <w:rPrChange w:id="162" w:author="王 家才" w:date="2019-06-08T15:04:00Z">
                  <w:rPr>
                    <w:rStyle w:val="a3"/>
                    <w:noProof/>
                  </w:rPr>
                </w:rPrChange>
              </w:rPr>
              <w:delText>3.2.1</w:delText>
            </w:r>
            <w:r w:rsidDel="008A024D">
              <w:rPr>
                <w:rFonts w:asciiTheme="minorHAnsi" w:eastAsiaTheme="minorEastAsia" w:hAnsiTheme="minorHAnsi" w:cstheme="minorBidi"/>
                <w:noProof/>
                <w:sz w:val="21"/>
                <w:szCs w:val="22"/>
              </w:rPr>
              <w:tab/>
            </w:r>
            <w:r w:rsidRPr="008A024D" w:rsidDel="008A024D">
              <w:rPr>
                <w:rFonts w:hint="eastAsia"/>
                <w:rPrChange w:id="163" w:author="王 家才" w:date="2019-06-08T15:04:00Z">
                  <w:rPr>
                    <w:rStyle w:val="a3"/>
                    <w:rFonts w:hint="eastAsia"/>
                    <w:noProof/>
                  </w:rPr>
                </w:rPrChange>
              </w:rPr>
              <w:delText>画面内视差的提取</w:delText>
            </w:r>
            <w:r w:rsidDel="008A024D">
              <w:rPr>
                <w:noProof/>
                <w:webHidden/>
              </w:rPr>
              <w:tab/>
              <w:delText>10</w:delText>
            </w:r>
          </w:del>
        </w:p>
        <w:p w14:paraId="67BCE943" w14:textId="4D253073" w:rsidR="003979B3" w:rsidDel="008A024D" w:rsidRDefault="003979B3">
          <w:pPr>
            <w:pStyle w:val="TOC3"/>
            <w:tabs>
              <w:tab w:val="left" w:pos="2070"/>
            </w:tabs>
            <w:rPr>
              <w:del w:id="164" w:author="王 家才" w:date="2019-06-08T15:04:00Z"/>
              <w:rFonts w:asciiTheme="minorHAnsi" w:eastAsiaTheme="minorEastAsia" w:hAnsiTheme="minorHAnsi" w:cstheme="minorBidi"/>
              <w:noProof/>
              <w:sz w:val="21"/>
              <w:szCs w:val="22"/>
            </w:rPr>
          </w:pPr>
          <w:del w:id="165" w:author="王 家才" w:date="2019-06-08T15:04:00Z">
            <w:r w:rsidRPr="008A024D" w:rsidDel="008A024D">
              <w:rPr>
                <w:rPrChange w:id="166" w:author="王 家才" w:date="2019-06-08T15:04:00Z">
                  <w:rPr>
                    <w:rStyle w:val="a3"/>
                    <w:noProof/>
                  </w:rPr>
                </w:rPrChange>
              </w:rPr>
              <w:delText>3.2.2</w:delText>
            </w:r>
            <w:r w:rsidDel="008A024D">
              <w:rPr>
                <w:rFonts w:asciiTheme="minorHAnsi" w:eastAsiaTheme="minorEastAsia" w:hAnsiTheme="minorHAnsi" w:cstheme="minorBidi"/>
                <w:noProof/>
                <w:sz w:val="21"/>
                <w:szCs w:val="22"/>
              </w:rPr>
              <w:tab/>
            </w:r>
            <w:r w:rsidRPr="008A024D" w:rsidDel="008A024D">
              <w:rPr>
                <w:rFonts w:hint="eastAsia"/>
                <w:rPrChange w:id="167" w:author="王 家才" w:date="2019-06-08T15:04:00Z">
                  <w:rPr>
                    <w:rStyle w:val="a3"/>
                    <w:rFonts w:hint="eastAsia"/>
                    <w:noProof/>
                  </w:rPr>
                </w:rPrChange>
              </w:rPr>
              <w:delText>运动矢量的提取</w:delText>
            </w:r>
            <w:r w:rsidDel="008A024D">
              <w:rPr>
                <w:noProof/>
                <w:webHidden/>
              </w:rPr>
              <w:tab/>
              <w:delText>11</w:delText>
            </w:r>
          </w:del>
        </w:p>
        <w:p w14:paraId="554DA32E" w14:textId="3AE3B625" w:rsidR="003979B3" w:rsidDel="008A024D" w:rsidRDefault="003979B3">
          <w:pPr>
            <w:pStyle w:val="TOC2"/>
            <w:tabs>
              <w:tab w:val="left" w:pos="1680"/>
            </w:tabs>
            <w:rPr>
              <w:del w:id="168" w:author="王 家才" w:date="2019-06-08T15:04:00Z"/>
              <w:rFonts w:asciiTheme="minorHAnsi" w:eastAsiaTheme="minorEastAsia" w:hAnsiTheme="minorHAnsi" w:cstheme="minorBidi"/>
              <w:noProof/>
              <w:sz w:val="21"/>
              <w:szCs w:val="22"/>
            </w:rPr>
          </w:pPr>
          <w:del w:id="169" w:author="王 家才" w:date="2019-06-08T15:04:00Z">
            <w:r w:rsidRPr="008A024D" w:rsidDel="008A024D">
              <w:rPr>
                <w:rPrChange w:id="170" w:author="王 家才" w:date="2019-06-08T15:04:00Z">
                  <w:rPr>
                    <w:rStyle w:val="a3"/>
                    <w:noProof/>
                  </w:rPr>
                </w:rPrChange>
              </w:rPr>
              <w:delText>3.3</w:delText>
            </w:r>
            <w:r w:rsidDel="008A024D">
              <w:rPr>
                <w:rFonts w:asciiTheme="minorHAnsi" w:eastAsiaTheme="minorEastAsia" w:hAnsiTheme="minorHAnsi" w:cstheme="minorBidi"/>
                <w:noProof/>
                <w:sz w:val="21"/>
                <w:szCs w:val="22"/>
              </w:rPr>
              <w:tab/>
            </w:r>
            <w:r w:rsidRPr="008A024D" w:rsidDel="008A024D">
              <w:rPr>
                <w:rFonts w:hint="eastAsia"/>
                <w:rPrChange w:id="171" w:author="王 家才" w:date="2019-06-08T15:04:00Z">
                  <w:rPr>
                    <w:rStyle w:val="a3"/>
                    <w:rFonts w:hint="eastAsia"/>
                    <w:noProof/>
                  </w:rPr>
                </w:rPrChange>
              </w:rPr>
              <w:delText>基于统计学的客观舒适度估计</w:delText>
            </w:r>
            <w:r w:rsidDel="008A024D">
              <w:rPr>
                <w:noProof/>
                <w:webHidden/>
              </w:rPr>
              <w:tab/>
              <w:delText>11</w:delText>
            </w:r>
          </w:del>
        </w:p>
        <w:p w14:paraId="1E79EE82" w14:textId="5DC4B31E" w:rsidR="003979B3" w:rsidDel="008A024D" w:rsidRDefault="003979B3">
          <w:pPr>
            <w:pStyle w:val="TOC2"/>
            <w:tabs>
              <w:tab w:val="left" w:pos="1680"/>
            </w:tabs>
            <w:rPr>
              <w:del w:id="172" w:author="王 家才" w:date="2019-06-08T15:04:00Z"/>
              <w:rFonts w:asciiTheme="minorHAnsi" w:eastAsiaTheme="minorEastAsia" w:hAnsiTheme="minorHAnsi" w:cstheme="minorBidi"/>
              <w:noProof/>
              <w:sz w:val="21"/>
              <w:szCs w:val="22"/>
            </w:rPr>
          </w:pPr>
          <w:del w:id="173" w:author="王 家才" w:date="2019-06-08T15:04:00Z">
            <w:r w:rsidRPr="008A024D" w:rsidDel="008A024D">
              <w:rPr>
                <w:rPrChange w:id="174" w:author="王 家才" w:date="2019-06-08T15:04:00Z">
                  <w:rPr>
                    <w:rStyle w:val="a3"/>
                    <w:noProof/>
                  </w:rPr>
                </w:rPrChange>
              </w:rPr>
              <w:delText>3.4</w:delText>
            </w:r>
            <w:r w:rsidDel="008A024D">
              <w:rPr>
                <w:rFonts w:asciiTheme="minorHAnsi" w:eastAsiaTheme="minorEastAsia" w:hAnsiTheme="minorHAnsi" w:cstheme="minorBidi"/>
                <w:noProof/>
                <w:sz w:val="21"/>
                <w:szCs w:val="22"/>
              </w:rPr>
              <w:tab/>
            </w:r>
            <w:r w:rsidRPr="008A024D" w:rsidDel="008A024D">
              <w:rPr>
                <w:rFonts w:hint="eastAsia"/>
                <w:rPrChange w:id="175" w:author="王 家才" w:date="2019-06-08T15:04:00Z">
                  <w:rPr>
                    <w:rStyle w:val="a3"/>
                    <w:rFonts w:hint="eastAsia"/>
                    <w:noProof/>
                  </w:rPr>
                </w:rPrChange>
              </w:rPr>
              <w:delText>针对视差的舒适度提升尝试</w:delText>
            </w:r>
            <w:r w:rsidDel="008A024D">
              <w:rPr>
                <w:noProof/>
                <w:webHidden/>
              </w:rPr>
              <w:tab/>
              <w:delText>17</w:delText>
            </w:r>
          </w:del>
        </w:p>
        <w:p w14:paraId="46BFC00D" w14:textId="60F165D4" w:rsidR="003979B3" w:rsidDel="008A024D" w:rsidRDefault="003979B3">
          <w:pPr>
            <w:pStyle w:val="TOC1"/>
            <w:tabs>
              <w:tab w:val="left" w:pos="1470"/>
              <w:tab w:val="right" w:leader="dot" w:pos="8296"/>
            </w:tabs>
            <w:ind w:firstLine="480"/>
            <w:rPr>
              <w:del w:id="176" w:author="王 家才" w:date="2019-06-08T15:04:00Z"/>
              <w:rFonts w:asciiTheme="minorHAnsi" w:eastAsiaTheme="minorEastAsia" w:hAnsiTheme="minorHAnsi" w:cstheme="minorBidi"/>
              <w:noProof/>
              <w:sz w:val="21"/>
              <w:szCs w:val="22"/>
            </w:rPr>
          </w:pPr>
          <w:del w:id="177" w:author="王 家才" w:date="2019-06-08T15:04:00Z">
            <w:r w:rsidRPr="008A024D" w:rsidDel="008A024D">
              <w:rPr>
                <w:rFonts w:hint="eastAsia"/>
                <w:rPrChange w:id="178" w:author="王 家才" w:date="2019-06-08T15:04:00Z">
                  <w:rPr>
                    <w:rStyle w:val="a3"/>
                    <w:rFonts w:hint="eastAsia"/>
                    <w:noProof/>
                  </w:rPr>
                </w:rPrChange>
              </w:rPr>
              <w:delText>第四章</w:delText>
            </w:r>
            <w:r w:rsidDel="008A024D">
              <w:rPr>
                <w:rFonts w:asciiTheme="minorHAnsi" w:eastAsiaTheme="minorEastAsia" w:hAnsiTheme="minorHAnsi" w:cstheme="minorBidi"/>
                <w:noProof/>
                <w:sz w:val="21"/>
                <w:szCs w:val="22"/>
              </w:rPr>
              <w:tab/>
            </w:r>
            <w:r w:rsidRPr="008A024D" w:rsidDel="008A024D">
              <w:rPr>
                <w:rFonts w:hint="eastAsia"/>
                <w:rPrChange w:id="179" w:author="王 家才" w:date="2019-06-08T15:04:00Z">
                  <w:rPr>
                    <w:rStyle w:val="a3"/>
                    <w:rFonts w:hint="eastAsia"/>
                    <w:noProof/>
                  </w:rPr>
                </w:rPrChange>
              </w:rPr>
              <w:delText>舒适度主观评价实验</w:delText>
            </w:r>
            <w:r w:rsidDel="008A024D">
              <w:rPr>
                <w:noProof/>
                <w:webHidden/>
              </w:rPr>
              <w:tab/>
              <w:delText>20</w:delText>
            </w:r>
          </w:del>
        </w:p>
        <w:p w14:paraId="45378FDC" w14:textId="457418DE" w:rsidR="003979B3" w:rsidDel="008A024D" w:rsidRDefault="003979B3">
          <w:pPr>
            <w:pStyle w:val="TOC2"/>
            <w:tabs>
              <w:tab w:val="left" w:pos="1680"/>
            </w:tabs>
            <w:rPr>
              <w:del w:id="180" w:author="王 家才" w:date="2019-06-08T15:04:00Z"/>
              <w:rFonts w:asciiTheme="minorHAnsi" w:eastAsiaTheme="minorEastAsia" w:hAnsiTheme="minorHAnsi" w:cstheme="minorBidi"/>
              <w:noProof/>
              <w:sz w:val="21"/>
              <w:szCs w:val="22"/>
            </w:rPr>
          </w:pPr>
          <w:del w:id="181" w:author="王 家才" w:date="2019-06-08T15:04:00Z">
            <w:r w:rsidRPr="008A024D" w:rsidDel="008A024D">
              <w:rPr>
                <w:rPrChange w:id="182" w:author="王 家才" w:date="2019-06-08T15:04:00Z">
                  <w:rPr>
                    <w:rStyle w:val="a3"/>
                    <w:noProof/>
                  </w:rPr>
                </w:rPrChange>
              </w:rPr>
              <w:delText>4.1</w:delText>
            </w:r>
            <w:r w:rsidDel="008A024D">
              <w:rPr>
                <w:rFonts w:asciiTheme="minorHAnsi" w:eastAsiaTheme="minorEastAsia" w:hAnsiTheme="minorHAnsi" w:cstheme="minorBidi"/>
                <w:noProof/>
                <w:sz w:val="21"/>
                <w:szCs w:val="22"/>
              </w:rPr>
              <w:tab/>
            </w:r>
            <w:r w:rsidRPr="008A024D" w:rsidDel="008A024D">
              <w:rPr>
                <w:rFonts w:hint="eastAsia"/>
                <w:rPrChange w:id="183" w:author="王 家才" w:date="2019-06-08T15:04:00Z">
                  <w:rPr>
                    <w:rStyle w:val="a3"/>
                    <w:rFonts w:hint="eastAsia"/>
                    <w:noProof/>
                  </w:rPr>
                </w:rPrChange>
              </w:rPr>
              <w:delText>实验器材和受试者</w:delText>
            </w:r>
            <w:r w:rsidDel="008A024D">
              <w:rPr>
                <w:noProof/>
                <w:webHidden/>
              </w:rPr>
              <w:tab/>
              <w:delText>20</w:delText>
            </w:r>
          </w:del>
        </w:p>
        <w:p w14:paraId="7F96BC4A" w14:textId="5B3DDBC4" w:rsidR="003979B3" w:rsidDel="008A024D" w:rsidRDefault="003979B3">
          <w:pPr>
            <w:pStyle w:val="TOC3"/>
            <w:tabs>
              <w:tab w:val="left" w:pos="2070"/>
            </w:tabs>
            <w:rPr>
              <w:del w:id="184" w:author="王 家才" w:date="2019-06-08T15:04:00Z"/>
              <w:rFonts w:asciiTheme="minorHAnsi" w:eastAsiaTheme="minorEastAsia" w:hAnsiTheme="minorHAnsi" w:cstheme="minorBidi"/>
              <w:noProof/>
              <w:sz w:val="21"/>
              <w:szCs w:val="22"/>
            </w:rPr>
          </w:pPr>
          <w:del w:id="185" w:author="王 家才" w:date="2019-06-08T15:04:00Z">
            <w:r w:rsidRPr="008A024D" w:rsidDel="008A024D">
              <w:rPr>
                <w:rPrChange w:id="186" w:author="王 家才" w:date="2019-06-08T15:04:00Z">
                  <w:rPr>
                    <w:rStyle w:val="a3"/>
                    <w:noProof/>
                  </w:rPr>
                </w:rPrChange>
              </w:rPr>
              <w:delText>4.1.1</w:delText>
            </w:r>
            <w:r w:rsidDel="008A024D">
              <w:rPr>
                <w:rFonts w:asciiTheme="minorHAnsi" w:eastAsiaTheme="minorEastAsia" w:hAnsiTheme="minorHAnsi" w:cstheme="minorBidi"/>
                <w:noProof/>
                <w:sz w:val="21"/>
                <w:szCs w:val="22"/>
              </w:rPr>
              <w:tab/>
            </w:r>
            <w:r w:rsidRPr="008A024D" w:rsidDel="008A024D">
              <w:rPr>
                <w:rFonts w:hint="eastAsia"/>
                <w:rPrChange w:id="187" w:author="王 家才" w:date="2019-06-08T15:04:00Z">
                  <w:rPr>
                    <w:rStyle w:val="a3"/>
                    <w:rFonts w:hint="eastAsia"/>
                    <w:noProof/>
                  </w:rPr>
                </w:rPrChange>
              </w:rPr>
              <w:delText>立体眼镜选择</w:delText>
            </w:r>
            <w:r w:rsidDel="008A024D">
              <w:rPr>
                <w:noProof/>
                <w:webHidden/>
              </w:rPr>
              <w:tab/>
              <w:delText>20</w:delText>
            </w:r>
          </w:del>
        </w:p>
        <w:p w14:paraId="54C26D20" w14:textId="00A04DBE" w:rsidR="003979B3" w:rsidDel="008A024D" w:rsidRDefault="003979B3">
          <w:pPr>
            <w:pStyle w:val="TOC3"/>
            <w:tabs>
              <w:tab w:val="left" w:pos="2070"/>
            </w:tabs>
            <w:rPr>
              <w:del w:id="188" w:author="王 家才" w:date="2019-06-08T15:04:00Z"/>
              <w:rFonts w:asciiTheme="minorHAnsi" w:eastAsiaTheme="minorEastAsia" w:hAnsiTheme="minorHAnsi" w:cstheme="minorBidi"/>
              <w:noProof/>
              <w:sz w:val="21"/>
              <w:szCs w:val="22"/>
            </w:rPr>
          </w:pPr>
          <w:del w:id="189" w:author="王 家才" w:date="2019-06-08T15:04:00Z">
            <w:r w:rsidRPr="008A024D" w:rsidDel="008A024D">
              <w:rPr>
                <w:rPrChange w:id="190" w:author="王 家才" w:date="2019-06-08T15:04:00Z">
                  <w:rPr>
                    <w:rStyle w:val="a3"/>
                    <w:noProof/>
                  </w:rPr>
                </w:rPrChange>
              </w:rPr>
              <w:delText>4.1.2</w:delText>
            </w:r>
            <w:r w:rsidDel="008A024D">
              <w:rPr>
                <w:rFonts w:asciiTheme="minorHAnsi" w:eastAsiaTheme="minorEastAsia" w:hAnsiTheme="minorHAnsi" w:cstheme="minorBidi"/>
                <w:noProof/>
                <w:sz w:val="21"/>
                <w:szCs w:val="22"/>
              </w:rPr>
              <w:tab/>
            </w:r>
            <w:r w:rsidRPr="008A024D" w:rsidDel="008A024D">
              <w:rPr>
                <w:rFonts w:hint="eastAsia"/>
                <w:rPrChange w:id="191" w:author="王 家才" w:date="2019-06-08T15:04:00Z">
                  <w:rPr>
                    <w:rStyle w:val="a3"/>
                    <w:rFonts w:hint="eastAsia"/>
                    <w:noProof/>
                  </w:rPr>
                </w:rPrChange>
              </w:rPr>
              <w:delText>立体视频片段选择</w:delText>
            </w:r>
            <w:r w:rsidDel="008A024D">
              <w:rPr>
                <w:noProof/>
                <w:webHidden/>
              </w:rPr>
              <w:tab/>
              <w:delText>20</w:delText>
            </w:r>
          </w:del>
        </w:p>
        <w:p w14:paraId="41E14369" w14:textId="3FFEED5B" w:rsidR="003979B3" w:rsidDel="008A024D" w:rsidRDefault="003979B3">
          <w:pPr>
            <w:pStyle w:val="TOC3"/>
            <w:tabs>
              <w:tab w:val="left" w:pos="2070"/>
            </w:tabs>
            <w:rPr>
              <w:del w:id="192" w:author="王 家才" w:date="2019-06-08T15:04:00Z"/>
              <w:rFonts w:asciiTheme="minorHAnsi" w:eastAsiaTheme="minorEastAsia" w:hAnsiTheme="minorHAnsi" w:cstheme="minorBidi"/>
              <w:noProof/>
              <w:sz w:val="21"/>
              <w:szCs w:val="22"/>
            </w:rPr>
          </w:pPr>
          <w:del w:id="193" w:author="王 家才" w:date="2019-06-08T15:04:00Z">
            <w:r w:rsidRPr="008A024D" w:rsidDel="008A024D">
              <w:rPr>
                <w:rPrChange w:id="194" w:author="王 家才" w:date="2019-06-08T15:04:00Z">
                  <w:rPr>
                    <w:rStyle w:val="a3"/>
                    <w:noProof/>
                  </w:rPr>
                </w:rPrChange>
              </w:rPr>
              <w:delText>4.1.3</w:delText>
            </w:r>
            <w:r w:rsidDel="008A024D">
              <w:rPr>
                <w:rFonts w:asciiTheme="minorHAnsi" w:eastAsiaTheme="minorEastAsia" w:hAnsiTheme="minorHAnsi" w:cstheme="minorBidi"/>
                <w:noProof/>
                <w:sz w:val="21"/>
                <w:szCs w:val="22"/>
              </w:rPr>
              <w:tab/>
            </w:r>
            <w:r w:rsidRPr="008A024D" w:rsidDel="008A024D">
              <w:rPr>
                <w:rFonts w:hint="eastAsia"/>
                <w:rPrChange w:id="195" w:author="王 家才" w:date="2019-06-08T15:04:00Z">
                  <w:rPr>
                    <w:rStyle w:val="a3"/>
                    <w:rFonts w:hint="eastAsia"/>
                    <w:noProof/>
                  </w:rPr>
                </w:rPrChange>
              </w:rPr>
              <w:delText>受试者选择</w:delText>
            </w:r>
            <w:r w:rsidDel="008A024D">
              <w:rPr>
                <w:noProof/>
                <w:webHidden/>
              </w:rPr>
              <w:tab/>
              <w:delText>20</w:delText>
            </w:r>
          </w:del>
        </w:p>
        <w:p w14:paraId="79E3E45D" w14:textId="50145A74" w:rsidR="003979B3" w:rsidDel="008A024D" w:rsidRDefault="003979B3">
          <w:pPr>
            <w:pStyle w:val="TOC2"/>
            <w:tabs>
              <w:tab w:val="left" w:pos="1680"/>
            </w:tabs>
            <w:rPr>
              <w:del w:id="196" w:author="王 家才" w:date="2019-06-08T15:04:00Z"/>
              <w:rFonts w:asciiTheme="minorHAnsi" w:eastAsiaTheme="minorEastAsia" w:hAnsiTheme="minorHAnsi" w:cstheme="minorBidi"/>
              <w:noProof/>
              <w:sz w:val="21"/>
              <w:szCs w:val="22"/>
            </w:rPr>
          </w:pPr>
          <w:del w:id="197" w:author="王 家才" w:date="2019-06-08T15:04:00Z">
            <w:r w:rsidRPr="008A024D" w:rsidDel="008A024D">
              <w:rPr>
                <w:rPrChange w:id="198" w:author="王 家才" w:date="2019-06-08T15:04:00Z">
                  <w:rPr>
                    <w:rStyle w:val="a3"/>
                    <w:noProof/>
                  </w:rPr>
                </w:rPrChange>
              </w:rPr>
              <w:delText>4.2</w:delText>
            </w:r>
            <w:r w:rsidDel="008A024D">
              <w:rPr>
                <w:rFonts w:asciiTheme="minorHAnsi" w:eastAsiaTheme="minorEastAsia" w:hAnsiTheme="minorHAnsi" w:cstheme="minorBidi"/>
                <w:noProof/>
                <w:sz w:val="21"/>
                <w:szCs w:val="22"/>
              </w:rPr>
              <w:tab/>
            </w:r>
            <w:r w:rsidRPr="008A024D" w:rsidDel="008A024D">
              <w:rPr>
                <w:rFonts w:hint="eastAsia"/>
                <w:rPrChange w:id="199" w:author="王 家才" w:date="2019-06-08T15:04:00Z">
                  <w:rPr>
                    <w:rStyle w:val="a3"/>
                    <w:rFonts w:hint="eastAsia"/>
                    <w:noProof/>
                  </w:rPr>
                </w:rPrChange>
              </w:rPr>
              <w:delText>实验步骤</w:delText>
            </w:r>
            <w:r w:rsidDel="008A024D">
              <w:rPr>
                <w:noProof/>
                <w:webHidden/>
              </w:rPr>
              <w:tab/>
              <w:delText>21</w:delText>
            </w:r>
          </w:del>
        </w:p>
        <w:p w14:paraId="36BCC018" w14:textId="4224A34A" w:rsidR="003979B3" w:rsidDel="008A024D" w:rsidRDefault="003979B3">
          <w:pPr>
            <w:pStyle w:val="TOC2"/>
            <w:tabs>
              <w:tab w:val="left" w:pos="1680"/>
            </w:tabs>
            <w:rPr>
              <w:del w:id="200" w:author="王 家才" w:date="2019-06-08T15:04:00Z"/>
              <w:rFonts w:asciiTheme="minorHAnsi" w:eastAsiaTheme="minorEastAsia" w:hAnsiTheme="minorHAnsi" w:cstheme="minorBidi"/>
              <w:noProof/>
              <w:sz w:val="21"/>
              <w:szCs w:val="22"/>
            </w:rPr>
          </w:pPr>
          <w:del w:id="201" w:author="王 家才" w:date="2019-06-08T15:04:00Z">
            <w:r w:rsidRPr="008A024D" w:rsidDel="008A024D">
              <w:rPr>
                <w:rPrChange w:id="202" w:author="王 家才" w:date="2019-06-08T15:04:00Z">
                  <w:rPr>
                    <w:rStyle w:val="a3"/>
                    <w:noProof/>
                  </w:rPr>
                </w:rPrChange>
              </w:rPr>
              <w:delText>4.3</w:delText>
            </w:r>
            <w:r w:rsidDel="008A024D">
              <w:rPr>
                <w:rFonts w:asciiTheme="minorHAnsi" w:eastAsiaTheme="minorEastAsia" w:hAnsiTheme="minorHAnsi" w:cstheme="minorBidi"/>
                <w:noProof/>
                <w:sz w:val="21"/>
                <w:szCs w:val="22"/>
              </w:rPr>
              <w:tab/>
            </w:r>
            <w:r w:rsidRPr="008A024D" w:rsidDel="008A024D">
              <w:rPr>
                <w:rFonts w:hint="eastAsia"/>
                <w:rPrChange w:id="203" w:author="王 家才" w:date="2019-06-08T15:04:00Z">
                  <w:rPr>
                    <w:rStyle w:val="a3"/>
                    <w:rFonts w:hint="eastAsia"/>
                    <w:noProof/>
                  </w:rPr>
                </w:rPrChange>
              </w:rPr>
              <w:delText>实验结果分析</w:delText>
            </w:r>
            <w:r w:rsidDel="008A024D">
              <w:rPr>
                <w:noProof/>
                <w:webHidden/>
              </w:rPr>
              <w:tab/>
              <w:delText>22</w:delText>
            </w:r>
          </w:del>
        </w:p>
        <w:p w14:paraId="02221963" w14:textId="47291191" w:rsidR="003979B3" w:rsidDel="008A024D" w:rsidRDefault="003979B3">
          <w:pPr>
            <w:pStyle w:val="TOC1"/>
            <w:tabs>
              <w:tab w:val="left" w:pos="1470"/>
              <w:tab w:val="right" w:leader="dot" w:pos="8296"/>
            </w:tabs>
            <w:ind w:firstLine="480"/>
            <w:rPr>
              <w:del w:id="204" w:author="王 家才" w:date="2019-06-08T15:04:00Z"/>
              <w:rFonts w:asciiTheme="minorHAnsi" w:eastAsiaTheme="minorEastAsia" w:hAnsiTheme="minorHAnsi" w:cstheme="minorBidi"/>
              <w:noProof/>
              <w:sz w:val="21"/>
              <w:szCs w:val="22"/>
            </w:rPr>
          </w:pPr>
          <w:del w:id="205" w:author="王 家才" w:date="2019-06-08T15:04:00Z">
            <w:r w:rsidRPr="008A024D" w:rsidDel="008A024D">
              <w:rPr>
                <w:rFonts w:hint="eastAsia"/>
                <w:rPrChange w:id="206" w:author="王 家才" w:date="2019-06-08T15:04:00Z">
                  <w:rPr>
                    <w:rStyle w:val="a3"/>
                    <w:rFonts w:hint="eastAsia"/>
                    <w:noProof/>
                  </w:rPr>
                </w:rPrChange>
              </w:rPr>
              <w:delText>第五章</w:delText>
            </w:r>
            <w:r w:rsidDel="008A024D">
              <w:rPr>
                <w:rFonts w:asciiTheme="minorHAnsi" w:eastAsiaTheme="minorEastAsia" w:hAnsiTheme="minorHAnsi" w:cstheme="minorBidi"/>
                <w:noProof/>
                <w:sz w:val="21"/>
                <w:szCs w:val="22"/>
              </w:rPr>
              <w:tab/>
            </w:r>
            <w:r w:rsidRPr="008A024D" w:rsidDel="008A024D">
              <w:rPr>
                <w:rFonts w:hint="eastAsia"/>
                <w:rPrChange w:id="207" w:author="王 家才" w:date="2019-06-08T15:04:00Z">
                  <w:rPr>
                    <w:rStyle w:val="a3"/>
                    <w:rFonts w:hint="eastAsia"/>
                    <w:noProof/>
                  </w:rPr>
                </w:rPrChange>
              </w:rPr>
              <w:delText>总结与展望</w:delText>
            </w:r>
            <w:r w:rsidDel="008A024D">
              <w:rPr>
                <w:noProof/>
                <w:webHidden/>
              </w:rPr>
              <w:tab/>
              <w:delText>24</w:delText>
            </w:r>
          </w:del>
        </w:p>
        <w:p w14:paraId="71349512" w14:textId="03D79C14" w:rsidR="003979B3" w:rsidDel="008A024D" w:rsidRDefault="003979B3">
          <w:pPr>
            <w:pStyle w:val="TOC1"/>
            <w:tabs>
              <w:tab w:val="right" w:leader="dot" w:pos="8296"/>
            </w:tabs>
            <w:ind w:firstLine="480"/>
            <w:rPr>
              <w:del w:id="208" w:author="王 家才" w:date="2019-06-08T15:04:00Z"/>
              <w:rFonts w:asciiTheme="minorHAnsi" w:eastAsiaTheme="minorEastAsia" w:hAnsiTheme="minorHAnsi" w:cstheme="minorBidi"/>
              <w:noProof/>
              <w:sz w:val="21"/>
              <w:szCs w:val="22"/>
            </w:rPr>
          </w:pPr>
          <w:del w:id="209" w:author="王 家才" w:date="2019-06-08T15:04:00Z">
            <w:r w:rsidRPr="008A024D" w:rsidDel="008A024D">
              <w:rPr>
                <w:rFonts w:hint="eastAsia"/>
                <w:rPrChange w:id="210" w:author="王 家才" w:date="2019-06-08T15:04:00Z">
                  <w:rPr>
                    <w:rStyle w:val="a3"/>
                    <w:rFonts w:hint="eastAsia"/>
                    <w:noProof/>
                  </w:rPr>
                </w:rPrChange>
              </w:rPr>
              <w:delText>参考文献</w:delText>
            </w:r>
            <w:r w:rsidDel="008A024D">
              <w:rPr>
                <w:noProof/>
                <w:webHidden/>
              </w:rPr>
              <w:tab/>
              <w:delText>25</w:delText>
            </w:r>
          </w:del>
        </w:p>
        <w:p w14:paraId="0947D6E5" w14:textId="7EF4E5D0" w:rsidR="003979B3" w:rsidDel="008A024D" w:rsidRDefault="003979B3">
          <w:pPr>
            <w:pStyle w:val="TOC1"/>
            <w:tabs>
              <w:tab w:val="right" w:leader="dot" w:pos="8296"/>
            </w:tabs>
            <w:ind w:firstLine="480"/>
            <w:rPr>
              <w:del w:id="211" w:author="王 家才" w:date="2019-06-08T15:04:00Z"/>
              <w:rFonts w:asciiTheme="minorHAnsi" w:eastAsiaTheme="minorEastAsia" w:hAnsiTheme="minorHAnsi" w:cstheme="minorBidi"/>
              <w:noProof/>
              <w:sz w:val="21"/>
              <w:szCs w:val="22"/>
            </w:rPr>
          </w:pPr>
          <w:del w:id="212" w:author="王 家才" w:date="2019-06-08T15:04:00Z">
            <w:r w:rsidRPr="008A024D" w:rsidDel="008A024D">
              <w:rPr>
                <w:rFonts w:hint="eastAsia"/>
                <w:rPrChange w:id="213" w:author="王 家才" w:date="2019-06-08T15:04:00Z">
                  <w:rPr>
                    <w:rStyle w:val="a3"/>
                    <w:rFonts w:hint="eastAsia"/>
                    <w:noProof/>
                  </w:rPr>
                </w:rPrChange>
              </w:rPr>
              <w:delText>致谢</w:delText>
            </w:r>
            <w:r w:rsidDel="008A024D">
              <w:rPr>
                <w:noProof/>
                <w:webHidden/>
              </w:rPr>
              <w:tab/>
              <w:delText>27</w:delText>
            </w:r>
          </w:del>
        </w:p>
        <w:p w14:paraId="240BC345" w14:textId="7596A89B" w:rsidR="003979B3" w:rsidDel="008A024D" w:rsidRDefault="003979B3">
          <w:pPr>
            <w:pStyle w:val="TOC1"/>
            <w:tabs>
              <w:tab w:val="right" w:leader="dot" w:pos="8296"/>
            </w:tabs>
            <w:ind w:firstLine="480"/>
            <w:rPr>
              <w:del w:id="214" w:author="王 家才" w:date="2019-06-08T15:04:00Z"/>
              <w:rFonts w:asciiTheme="minorHAnsi" w:eastAsiaTheme="minorEastAsia" w:hAnsiTheme="minorHAnsi" w:cstheme="minorBidi"/>
              <w:noProof/>
              <w:sz w:val="21"/>
              <w:szCs w:val="22"/>
            </w:rPr>
          </w:pPr>
          <w:del w:id="215" w:author="王 家才" w:date="2019-06-08T15:04:00Z">
            <w:r w:rsidRPr="008A024D" w:rsidDel="008A024D">
              <w:rPr>
                <w:rFonts w:hint="eastAsia"/>
                <w:rPrChange w:id="216" w:author="王 家才" w:date="2019-06-08T15:04:00Z">
                  <w:rPr>
                    <w:rStyle w:val="a3"/>
                    <w:rFonts w:hint="eastAsia"/>
                    <w:noProof/>
                  </w:rPr>
                </w:rPrChange>
              </w:rPr>
              <w:delText>附录</w:delText>
            </w:r>
            <w:r w:rsidRPr="008A024D" w:rsidDel="008A024D">
              <w:rPr>
                <w:rPrChange w:id="217" w:author="王 家才" w:date="2019-06-08T15:04:00Z">
                  <w:rPr>
                    <w:rStyle w:val="a3"/>
                    <w:noProof/>
                  </w:rPr>
                </w:rPrChange>
              </w:rPr>
              <w:delText xml:space="preserve">1 </w:delText>
            </w:r>
            <w:r w:rsidRPr="008A024D" w:rsidDel="008A024D">
              <w:rPr>
                <w:rFonts w:hint="eastAsia"/>
                <w:rPrChange w:id="218" w:author="王 家才" w:date="2019-06-08T15:04:00Z">
                  <w:rPr>
                    <w:rStyle w:val="a3"/>
                    <w:rFonts w:hint="eastAsia"/>
                    <w:noProof/>
                  </w:rPr>
                </w:rPrChange>
              </w:rPr>
              <w:delText>主观实验结果</w:delText>
            </w:r>
            <w:r w:rsidDel="008A024D">
              <w:rPr>
                <w:noProof/>
                <w:webHidden/>
              </w:rPr>
              <w:tab/>
              <w:delText>28</w:delText>
            </w:r>
          </w:del>
        </w:p>
        <w:p w14:paraId="724EEAC1" w14:textId="6EFADBE9" w:rsidR="003979B3" w:rsidDel="008A024D" w:rsidRDefault="003979B3">
          <w:pPr>
            <w:pStyle w:val="TOC1"/>
            <w:tabs>
              <w:tab w:val="right" w:leader="dot" w:pos="8296"/>
            </w:tabs>
            <w:ind w:firstLine="480"/>
            <w:rPr>
              <w:del w:id="219" w:author="王 家才" w:date="2019-06-08T15:04:00Z"/>
              <w:rFonts w:asciiTheme="minorHAnsi" w:eastAsiaTheme="minorEastAsia" w:hAnsiTheme="minorHAnsi" w:cstheme="minorBidi"/>
              <w:noProof/>
              <w:sz w:val="21"/>
              <w:szCs w:val="22"/>
            </w:rPr>
          </w:pPr>
          <w:del w:id="220" w:author="王 家才" w:date="2019-06-08T15:04:00Z">
            <w:r w:rsidRPr="008A024D" w:rsidDel="008A024D">
              <w:rPr>
                <w:rFonts w:hint="eastAsia"/>
                <w:rPrChange w:id="221" w:author="王 家才" w:date="2019-06-08T15:04:00Z">
                  <w:rPr>
                    <w:rStyle w:val="a3"/>
                    <w:rFonts w:hint="eastAsia"/>
                    <w:noProof/>
                  </w:rPr>
                </w:rPrChange>
              </w:rPr>
              <w:delText>附录</w:delText>
            </w:r>
            <w:r w:rsidRPr="008A024D" w:rsidDel="008A024D">
              <w:rPr>
                <w:rPrChange w:id="222" w:author="王 家才" w:date="2019-06-08T15:04:00Z">
                  <w:rPr>
                    <w:rStyle w:val="a3"/>
                    <w:noProof/>
                  </w:rPr>
                </w:rPrChange>
              </w:rPr>
              <w:delText xml:space="preserve">2 </w:delText>
            </w:r>
            <w:r w:rsidRPr="008A024D" w:rsidDel="008A024D">
              <w:rPr>
                <w:rFonts w:hint="eastAsia"/>
                <w:rPrChange w:id="223" w:author="王 家才" w:date="2019-06-08T15:04:00Z">
                  <w:rPr>
                    <w:rStyle w:val="a3"/>
                    <w:rFonts w:hint="eastAsia"/>
                    <w:noProof/>
                  </w:rPr>
                </w:rPrChange>
              </w:rPr>
              <w:delText>程序代码</w:delText>
            </w:r>
            <w:r w:rsidDel="008A024D">
              <w:rPr>
                <w:noProof/>
                <w:webHidden/>
              </w:rPr>
              <w:tab/>
              <w:delText>29</w:delText>
            </w:r>
          </w:del>
        </w:p>
        <w:p w14:paraId="03D8443E" w14:textId="7628B37D" w:rsidR="00221839" w:rsidRDefault="00221839">
          <w:pPr>
            <w:ind w:firstLine="482"/>
          </w:pPr>
          <w:r>
            <w:rPr>
              <w:b/>
              <w:bCs/>
              <w:lang w:val="zh-CN"/>
            </w:rPr>
            <w:fldChar w:fldCharType="end"/>
          </w:r>
        </w:p>
      </w:sdtContent>
    </w:sdt>
    <w:p w14:paraId="0A458D55" w14:textId="77777777" w:rsidR="00221839" w:rsidRDefault="00B610DA">
      <w:pPr>
        <w:widowControl/>
        <w:adjustRightInd/>
        <w:snapToGrid/>
        <w:spacing w:line="240" w:lineRule="auto"/>
        <w:ind w:firstLineChars="0" w:firstLine="0"/>
        <w:jc w:val="left"/>
        <w:sectPr w:rsidR="00221839" w:rsidSect="00221839">
          <w:pgSz w:w="11906" w:h="16838"/>
          <w:pgMar w:top="1440" w:right="1800" w:bottom="1440" w:left="1800" w:header="851" w:footer="992" w:gutter="0"/>
          <w:pgNumType w:fmt="upperRoman"/>
          <w:cols w:space="425"/>
          <w:docGrid w:type="lines" w:linePitch="326"/>
        </w:sectPr>
      </w:pPr>
      <w:r>
        <w:br w:type="page"/>
      </w:r>
    </w:p>
    <w:p w14:paraId="555F601A" w14:textId="39CE2A4D" w:rsidR="00B610DA" w:rsidRDefault="00B610DA" w:rsidP="00DF5BB6">
      <w:pPr>
        <w:pStyle w:val="1"/>
        <w:numPr>
          <w:ilvl w:val="0"/>
          <w:numId w:val="12"/>
        </w:numPr>
      </w:pPr>
      <w:bookmarkStart w:id="224" w:name="_Toc10898665"/>
      <w:r>
        <w:rPr>
          <w:rFonts w:hint="eastAsia"/>
        </w:rPr>
        <w:lastRenderedPageBreak/>
        <w:t>绪论</w:t>
      </w:r>
      <w:bookmarkEnd w:id="224"/>
    </w:p>
    <w:p w14:paraId="353991CF" w14:textId="2BE151F6" w:rsidR="00B610DA" w:rsidRDefault="00B610DA" w:rsidP="00B610DA">
      <w:pPr>
        <w:ind w:firstLine="480"/>
      </w:pPr>
      <w:r w:rsidRPr="00B610DA">
        <w:rPr>
          <w:rFonts w:hint="eastAsia"/>
        </w:rPr>
        <w:t>传统平面视频技术目前已取得长足发展，从最初的</w:t>
      </w:r>
      <w:r w:rsidRPr="00B610DA">
        <w:rPr>
          <w:rFonts w:hint="eastAsia"/>
        </w:rPr>
        <w:t>CRT</w:t>
      </w:r>
      <w:r w:rsidRPr="00B610DA">
        <w:rPr>
          <w:rFonts w:hint="eastAsia"/>
        </w:rPr>
        <w:t>显示器全面过渡到了高分辨率、高刷新率和高色彩还原度的</w:t>
      </w:r>
      <w:r w:rsidRPr="00B610DA">
        <w:rPr>
          <w:rFonts w:hint="eastAsia"/>
        </w:rPr>
        <w:t>LCD</w:t>
      </w:r>
      <w:r w:rsidRPr="00B610DA">
        <w:rPr>
          <w:rFonts w:hint="eastAsia"/>
        </w:rPr>
        <w:t>显示器，人眼早已无法察觉显示面板的像素密度的进一步提升。而当传统平面显示技术的进步无法满足人们对更真实、更高还原度画面的追求，立体视频技术凭借其逼真的视觉体验和全新的交互体验，正逐渐成为人们的新宠，在教育、科研、军事、医疗、娱乐等众多领域得到越来越广泛的应用。但随着立体视频技术应用到越来越多领域，其舒适度问题也日益凸显出来。</w:t>
      </w:r>
    </w:p>
    <w:p w14:paraId="7E120B7A" w14:textId="510E426F" w:rsidR="00B610DA" w:rsidRDefault="00B610DA" w:rsidP="004A2330">
      <w:pPr>
        <w:pStyle w:val="2"/>
        <w:numPr>
          <w:ilvl w:val="1"/>
          <w:numId w:val="2"/>
        </w:numPr>
        <w:ind w:firstLineChars="0"/>
      </w:pPr>
      <w:bookmarkStart w:id="225" w:name="_Toc10898666"/>
      <w:r w:rsidRPr="00B610DA">
        <w:rPr>
          <w:rFonts w:hint="eastAsia"/>
        </w:rPr>
        <w:t>立体视频舒适度研究目的及意义</w:t>
      </w:r>
      <w:bookmarkEnd w:id="225"/>
    </w:p>
    <w:p w14:paraId="2284FE60" w14:textId="401D7DDB" w:rsidR="004A2330" w:rsidRDefault="004A2330" w:rsidP="004A2330">
      <w:pPr>
        <w:ind w:firstLine="480"/>
      </w:pPr>
      <w:r>
        <w:rPr>
          <w:rFonts w:hint="eastAsia"/>
        </w:rPr>
        <w:t>立体显示技术早在上个世纪就已开始发展，人类史上第一部真正意义上的立体视频也早在</w:t>
      </w:r>
      <w:r>
        <w:rPr>
          <w:rFonts w:hint="eastAsia"/>
        </w:rPr>
        <w:t>1953</w:t>
      </w:r>
      <w:r>
        <w:rPr>
          <w:rFonts w:hint="eastAsia"/>
        </w:rPr>
        <w:t>年就已上映。但由于各种原因，这种具有全新视觉体验的视频形式却并没有很快在大众中流行开来。直到</w:t>
      </w:r>
      <w:r>
        <w:rPr>
          <w:rFonts w:hint="eastAsia"/>
        </w:rPr>
        <w:t>2009</w:t>
      </w:r>
      <w:r>
        <w:rPr>
          <w:rFonts w:hint="eastAsia"/>
        </w:rPr>
        <w:t>年，出自二十世纪福克斯之手的现象级</w:t>
      </w:r>
      <w:r>
        <w:rPr>
          <w:rFonts w:hint="eastAsia"/>
        </w:rPr>
        <w:t>3D</w:t>
      </w:r>
      <w:r>
        <w:rPr>
          <w:rFonts w:hint="eastAsia"/>
        </w:rPr>
        <w:t>科幻电影《阿凡达》的上映才使得立体视频技术为大众所熟知。但立体视频技术给人们带来身临其境的观影体验和交互体验的同时，也带来了各种舒适度问题。由于立体视频画面景深的持续变化，人眼不得不持续的进行辐辏调节以适应画面变化。长时间观看立体视频时，眼球一直持续进行微小运动，因此很容易产生眼疲劳、头晕目眩等不适症状。拍摄立体视频的技术早已趋向成熟，但由于舒适度问题的存在，目前的商业电影除部分特大制作之外，很少采用</w:t>
      </w:r>
      <w:r>
        <w:rPr>
          <w:rFonts w:hint="eastAsia"/>
        </w:rPr>
        <w:t>3D</w:t>
      </w:r>
      <w:r>
        <w:rPr>
          <w:rFonts w:hint="eastAsia"/>
        </w:rPr>
        <w:t>技术进行摄制。除影院外，立体视频技术目前的另一应用场景是</w:t>
      </w:r>
      <w:r>
        <w:rPr>
          <w:rFonts w:hint="eastAsia"/>
        </w:rPr>
        <w:t>VR</w:t>
      </w:r>
      <w:r>
        <w:rPr>
          <w:rFonts w:hint="eastAsia"/>
        </w:rPr>
        <w:t>一体机设备，各种</w:t>
      </w:r>
      <w:r>
        <w:rPr>
          <w:rFonts w:hint="eastAsia"/>
        </w:rPr>
        <w:t>VR</w:t>
      </w:r>
      <w:r>
        <w:rPr>
          <w:rFonts w:hint="eastAsia"/>
        </w:rPr>
        <w:t>游戏也层出不穷。搭载加速度传感器实时监测头部运动后，可以在立体显示的基础上实现</w:t>
      </w:r>
      <w:r>
        <w:rPr>
          <w:rFonts w:hint="eastAsia"/>
        </w:rPr>
        <w:t>360</w:t>
      </w:r>
      <w:r>
        <w:rPr>
          <w:rFonts w:hint="eastAsia"/>
        </w:rPr>
        <w:t>度的沉浸式交互体验。但这类</w:t>
      </w:r>
      <w:r>
        <w:rPr>
          <w:rFonts w:hint="eastAsia"/>
        </w:rPr>
        <w:t>VR</w:t>
      </w:r>
      <w:r>
        <w:rPr>
          <w:rFonts w:hint="eastAsia"/>
        </w:rPr>
        <w:t>设备与其他采用立体视频技术的设备一样，也同样存在长时间佩戴后导致眼部不适的问题</w:t>
      </w:r>
      <w:r w:rsidR="00D06C66">
        <w:rPr>
          <w:rFonts w:hint="eastAsia"/>
          <w:vertAlign w:val="superscript"/>
        </w:rPr>
        <w:t>[</w:t>
      </w:r>
      <w:r w:rsidR="00D06C66">
        <w:rPr>
          <w:vertAlign w:val="superscript"/>
        </w:rPr>
        <w:t>1]</w:t>
      </w:r>
      <w:r>
        <w:rPr>
          <w:rFonts w:hint="eastAsia"/>
        </w:rPr>
        <w:t>。</w:t>
      </w:r>
    </w:p>
    <w:p w14:paraId="2B177976" w14:textId="3B387A2B" w:rsidR="009D4F32" w:rsidRDefault="00B84FF4" w:rsidP="004A2330">
      <w:pPr>
        <w:ind w:firstLine="480"/>
      </w:pPr>
      <w:r>
        <w:rPr>
          <w:rFonts w:hint="eastAsia"/>
        </w:rPr>
        <w:t>目前已有手机厂商</w:t>
      </w:r>
      <w:r w:rsidRPr="002C4BBA">
        <w:rPr>
          <w:rFonts w:hint="eastAsia"/>
        </w:rPr>
        <w:t>成功实现了全球首个采用</w:t>
      </w:r>
      <w:r w:rsidRPr="002C4BBA">
        <w:t>3D</w:t>
      </w:r>
      <w:r w:rsidRPr="002C4BBA">
        <w:t>结构光技术的</w:t>
      </w:r>
      <w:r w:rsidRPr="002C4BBA">
        <w:t>5G</w:t>
      </w:r>
      <w:r>
        <w:rPr>
          <w:rFonts w:hint="eastAsia"/>
        </w:rPr>
        <w:t>立体</w:t>
      </w:r>
      <w:r w:rsidRPr="002C4BBA">
        <w:t>视频通话演示</w:t>
      </w:r>
      <w:r>
        <w:rPr>
          <w:rFonts w:hint="eastAsia"/>
          <w:vertAlign w:val="superscript"/>
        </w:rPr>
        <w:t>[</w:t>
      </w:r>
      <w:r w:rsidR="008B25F6">
        <w:rPr>
          <w:rFonts w:hint="eastAsia"/>
          <w:vertAlign w:val="superscript"/>
        </w:rPr>
        <w:t>2</w:t>
      </w:r>
      <w:r>
        <w:rPr>
          <w:vertAlign w:val="superscript"/>
        </w:rPr>
        <w:t>]</w:t>
      </w:r>
      <w:r>
        <w:rPr>
          <w:rFonts w:hint="eastAsia"/>
        </w:rPr>
        <w:t>。</w:t>
      </w:r>
      <w:r w:rsidR="004A2330">
        <w:rPr>
          <w:rFonts w:hint="eastAsia"/>
        </w:rPr>
        <w:t>在不远的将来，随着低延迟、高带宽的</w:t>
      </w:r>
      <w:r w:rsidR="004A2330">
        <w:rPr>
          <w:rFonts w:hint="eastAsia"/>
        </w:rPr>
        <w:t>5G</w:t>
      </w:r>
      <w:r w:rsidR="004A2330">
        <w:rPr>
          <w:rFonts w:hint="eastAsia"/>
        </w:rPr>
        <w:t>网络的发展，移动端的</w:t>
      </w:r>
      <w:r w:rsidR="004A2330">
        <w:rPr>
          <w:rFonts w:hint="eastAsia"/>
        </w:rPr>
        <w:t>3D</w:t>
      </w:r>
      <w:r w:rsidR="004A2330">
        <w:rPr>
          <w:rFonts w:hint="eastAsia"/>
        </w:rPr>
        <w:t>视频通话、</w:t>
      </w:r>
      <w:r w:rsidR="004A2330">
        <w:rPr>
          <w:rFonts w:hint="eastAsia"/>
        </w:rPr>
        <w:t>3D</w:t>
      </w:r>
      <w:r w:rsidR="004A2330">
        <w:rPr>
          <w:rFonts w:hint="eastAsia"/>
        </w:rPr>
        <w:t>实景直播、在线</w:t>
      </w:r>
      <w:r w:rsidR="004A2330">
        <w:rPr>
          <w:rFonts w:hint="eastAsia"/>
        </w:rPr>
        <w:t>VR</w:t>
      </w:r>
      <w:r w:rsidR="004A2330">
        <w:rPr>
          <w:rFonts w:hint="eastAsia"/>
        </w:rPr>
        <w:t>等对网络延时和带宽要求较高的特殊应用在技术上将逐渐变得可行，而立体视频的舒适度问题则会成为制约立体视频技术在这类日常使用场景中的广泛应用的主要原因</w:t>
      </w:r>
      <w:ins w:id="226" w:author="王 家才" w:date="2019-06-08T15:09:00Z">
        <w:r w:rsidR="00387048">
          <w:rPr>
            <w:rFonts w:hint="eastAsia"/>
          </w:rPr>
          <w:t>之一</w:t>
        </w:r>
      </w:ins>
      <w:r w:rsidR="004A2330">
        <w:rPr>
          <w:rFonts w:hint="eastAsia"/>
        </w:rPr>
        <w:t>。若能通过研究立体视频舒适度问题，定位导致视觉不适的根源，消除或减轻长时间观看立体视频所产生的视觉疲劳症状，提升人们的立体视频观影体验质量，立体视频技术一定能在</w:t>
      </w:r>
      <w:r w:rsidR="004A2330">
        <w:rPr>
          <w:rFonts w:hint="eastAsia"/>
        </w:rPr>
        <w:t>5G</w:t>
      </w:r>
      <w:r w:rsidR="004A2330">
        <w:rPr>
          <w:rFonts w:hint="eastAsia"/>
        </w:rPr>
        <w:t>时代结合虚拟现实、增强现实或混合现实等应用，在更多日常应用场景中大放光彩。</w:t>
      </w:r>
    </w:p>
    <w:p w14:paraId="7E9E68FD" w14:textId="77777777" w:rsidR="009D4F32" w:rsidRDefault="009D4F32">
      <w:pPr>
        <w:widowControl/>
        <w:adjustRightInd/>
        <w:snapToGrid/>
        <w:spacing w:line="240" w:lineRule="auto"/>
        <w:ind w:firstLineChars="0" w:firstLine="0"/>
        <w:jc w:val="left"/>
      </w:pPr>
      <w:r>
        <w:br w:type="page"/>
      </w:r>
    </w:p>
    <w:p w14:paraId="4A3CDFC8" w14:textId="11626C23" w:rsidR="004A2330" w:rsidRDefault="004A2330" w:rsidP="004A2330">
      <w:pPr>
        <w:pStyle w:val="2"/>
        <w:numPr>
          <w:ilvl w:val="1"/>
          <w:numId w:val="2"/>
        </w:numPr>
        <w:ind w:firstLineChars="0"/>
      </w:pPr>
      <w:bookmarkStart w:id="227" w:name="_Toc10898667"/>
      <w:r w:rsidRPr="004A2330">
        <w:rPr>
          <w:rFonts w:hint="eastAsia"/>
        </w:rPr>
        <w:lastRenderedPageBreak/>
        <w:t>立体视频舒适度的研究现状</w:t>
      </w:r>
      <w:bookmarkEnd w:id="227"/>
    </w:p>
    <w:p w14:paraId="49F1D5B4" w14:textId="41BFDE0B" w:rsidR="009D4F32" w:rsidRDefault="009D4F32" w:rsidP="009D4F32">
      <w:pPr>
        <w:ind w:firstLine="480"/>
      </w:pPr>
      <w:r>
        <w:rPr>
          <w:rFonts w:hint="eastAsia"/>
        </w:rPr>
        <w:t>立体视频技术的起源和发展较早，其舒适度问题也早已为人们所发觉，因此国内外已经针对立体视频的舒适度问题进行了</w:t>
      </w:r>
      <w:ins w:id="228" w:author="王 家才" w:date="2019-06-08T15:10:00Z">
        <w:r w:rsidR="00D8605C">
          <w:rPr>
            <w:rFonts w:hint="eastAsia"/>
          </w:rPr>
          <w:t>较</w:t>
        </w:r>
      </w:ins>
      <w:r>
        <w:rPr>
          <w:rFonts w:hint="eastAsia"/>
        </w:rPr>
        <w:t>为全面且有价值的研究。</w:t>
      </w:r>
    </w:p>
    <w:p w14:paraId="677BFC08" w14:textId="749118B6" w:rsidR="009D4F32" w:rsidRDefault="009D4F32" w:rsidP="009D4F32">
      <w:pPr>
        <w:ind w:firstLine="480"/>
      </w:pPr>
      <w:r>
        <w:rPr>
          <w:rFonts w:hint="eastAsia"/>
        </w:rPr>
        <w:t>目前的立体视频技术依赖于传统平面视频技术，显示面板的对比度、像素密度、分辨率、色彩还原度等参数会影响</w:t>
      </w:r>
      <w:r>
        <w:rPr>
          <w:rFonts w:hint="eastAsia"/>
        </w:rPr>
        <w:t>2D</w:t>
      </w:r>
      <w:r>
        <w:rPr>
          <w:rFonts w:hint="eastAsia"/>
        </w:rPr>
        <w:t>视频的观影质量，因此也会影响基于此的立体视频的体验质量。法国</w:t>
      </w:r>
      <w:r>
        <w:rPr>
          <w:rFonts w:hint="eastAsia"/>
        </w:rPr>
        <w:t>GIPSA</w:t>
      </w:r>
      <w:r>
        <w:rPr>
          <w:rFonts w:hint="eastAsia"/>
        </w:rPr>
        <w:t>实验室的</w:t>
      </w:r>
      <w:r>
        <w:rPr>
          <w:rFonts w:hint="eastAsia"/>
        </w:rPr>
        <w:t>Raluca Vlad</w:t>
      </w:r>
      <w:r>
        <w:rPr>
          <w:rFonts w:hint="eastAsia"/>
        </w:rPr>
        <w:t>等人的研究</w:t>
      </w:r>
      <w:r w:rsidR="005C7F0F">
        <w:rPr>
          <w:vertAlign w:val="superscript"/>
        </w:rPr>
        <w:t>[</w:t>
      </w:r>
      <w:r w:rsidR="008B25F6">
        <w:rPr>
          <w:rFonts w:hint="eastAsia"/>
          <w:vertAlign w:val="superscript"/>
        </w:rPr>
        <w:t>3</w:t>
      </w:r>
      <w:r w:rsidR="005C7F0F">
        <w:rPr>
          <w:vertAlign w:val="superscript"/>
        </w:rPr>
        <w:t>]</w:t>
      </w:r>
      <w:r>
        <w:rPr>
          <w:rFonts w:hint="eastAsia"/>
        </w:rPr>
        <w:t>中关于画面质量对立体内容的感知质量的影响的结论表明，用于产生立体感的</w:t>
      </w:r>
      <w:r>
        <w:rPr>
          <w:rFonts w:hint="eastAsia"/>
        </w:rPr>
        <w:t>2D</w:t>
      </w:r>
      <w:r>
        <w:rPr>
          <w:rFonts w:hint="eastAsia"/>
        </w:rPr>
        <w:t>图像的质量对</w:t>
      </w:r>
      <w:r>
        <w:rPr>
          <w:rFonts w:hint="eastAsia"/>
        </w:rPr>
        <w:t>3D</w:t>
      </w:r>
      <w:r>
        <w:rPr>
          <w:rFonts w:hint="eastAsia"/>
        </w:rPr>
        <w:t>内容的体验质量有影响，高质量的</w:t>
      </w:r>
      <w:r>
        <w:rPr>
          <w:rFonts w:hint="eastAsia"/>
        </w:rPr>
        <w:t>2D</w:t>
      </w:r>
      <w:r>
        <w:rPr>
          <w:rFonts w:hint="eastAsia"/>
        </w:rPr>
        <w:t>图像是产生高质量</w:t>
      </w:r>
      <w:r>
        <w:rPr>
          <w:rFonts w:hint="eastAsia"/>
        </w:rPr>
        <w:t>3D</w:t>
      </w:r>
      <w:r>
        <w:rPr>
          <w:rFonts w:hint="eastAsia"/>
        </w:rPr>
        <w:t>内容的前提。在国内，天津大学的刘畅等人</w:t>
      </w:r>
      <w:r w:rsidR="005C7F0F">
        <w:rPr>
          <w:rFonts w:hint="eastAsia"/>
        </w:rPr>
        <w:t>的研究</w:t>
      </w:r>
      <w:r w:rsidR="005C7F0F">
        <w:rPr>
          <w:rFonts w:hint="eastAsia"/>
          <w:vertAlign w:val="superscript"/>
        </w:rPr>
        <w:t>[</w:t>
      </w:r>
      <w:r w:rsidR="008B25F6">
        <w:rPr>
          <w:rFonts w:hint="eastAsia"/>
          <w:vertAlign w:val="superscript"/>
        </w:rPr>
        <w:t>4</w:t>
      </w:r>
      <w:r w:rsidR="005C7F0F">
        <w:rPr>
          <w:vertAlign w:val="superscript"/>
        </w:rPr>
        <w:t>]</w:t>
      </w:r>
      <w:r>
        <w:rPr>
          <w:rFonts w:hint="eastAsia"/>
        </w:rPr>
        <w:t>针对立体视频的对比度和舒适度的关系进行了大量的主观评价实验，证明左右眼的对比度不一致会导致立体视频观影过程的不适感，并最终确定了导致视觉不适的归一化对比度差异门限值为</w:t>
      </w:r>
      <w:r>
        <w:rPr>
          <w:rFonts w:hint="eastAsia"/>
        </w:rPr>
        <w:t>1.18</w:t>
      </w:r>
      <w:r>
        <w:rPr>
          <w:rFonts w:hint="eastAsia"/>
        </w:rPr>
        <w:t>，最小值为</w:t>
      </w:r>
      <w:r>
        <w:rPr>
          <w:rFonts w:hint="eastAsia"/>
        </w:rPr>
        <w:t>-2.04</w:t>
      </w:r>
      <w:r>
        <w:rPr>
          <w:rFonts w:hint="eastAsia"/>
        </w:rPr>
        <w:t>。</w:t>
      </w:r>
    </w:p>
    <w:p w14:paraId="5716B384" w14:textId="4A8E3944" w:rsidR="009D4F32" w:rsidRDefault="009D4F32" w:rsidP="009D4F32">
      <w:pPr>
        <w:ind w:firstLine="480"/>
      </w:pPr>
      <w:r>
        <w:rPr>
          <w:rFonts w:hint="eastAsia"/>
        </w:rPr>
        <w:t>除从传统视频继承的舒适度影响因素外，立体视频的观影舒适度同时也受到其他各种复杂因素的影响。在观看传统</w:t>
      </w:r>
      <w:r>
        <w:rPr>
          <w:rFonts w:hint="eastAsia"/>
        </w:rPr>
        <w:t>2D</w:t>
      </w:r>
      <w:r>
        <w:rPr>
          <w:rFonts w:hint="eastAsia"/>
        </w:rPr>
        <w:t>视频时，人眼内晶状体的焦距以及眼球的辐辏</w:t>
      </w:r>
      <w:ins w:id="229" w:author="王 家才" w:date="2019-06-08T15:11:00Z">
        <w:r w:rsidR="00A6783B">
          <w:rPr>
            <w:rFonts w:hint="eastAsia"/>
          </w:rPr>
          <w:t>相对</w:t>
        </w:r>
      </w:ins>
      <w:ins w:id="230" w:author="王 家才" w:date="2019-06-08T15:12:00Z">
        <w:r w:rsidR="00A6783B">
          <w:rPr>
            <w:rFonts w:hint="eastAsia"/>
          </w:rPr>
          <w:t>恒定</w:t>
        </w:r>
      </w:ins>
      <w:del w:id="231" w:author="王 家才" w:date="2019-06-08T15:11:00Z">
        <w:r w:rsidDel="00A6783B">
          <w:rPr>
            <w:rFonts w:hint="eastAsia"/>
          </w:rPr>
          <w:delText>都是固定的</w:delText>
        </w:r>
      </w:del>
      <w:r>
        <w:rPr>
          <w:rFonts w:hint="eastAsia"/>
        </w:rPr>
        <w:t>，而在观看立体视频时，人眼的辐辏需要随时根据视频画面的景深进行调节。当左右画面不一致时，人眼无法调节到使左右眼画面相匹配的状态，这种情况会使人脑产生强烈的不适感。法国波尔多大学的</w:t>
      </w:r>
      <w:r>
        <w:rPr>
          <w:rFonts w:hint="eastAsia"/>
        </w:rPr>
        <w:t>J</w:t>
      </w:r>
      <w:r>
        <w:rPr>
          <w:rFonts w:hint="eastAsia"/>
        </w:rPr>
        <w:t>é</w:t>
      </w:r>
      <w:r>
        <w:rPr>
          <w:rFonts w:hint="eastAsia"/>
        </w:rPr>
        <w:t>r</w:t>
      </w:r>
      <w:r>
        <w:rPr>
          <w:rFonts w:hint="eastAsia"/>
        </w:rPr>
        <w:t>é</w:t>
      </w:r>
      <w:r>
        <w:rPr>
          <w:rFonts w:hint="eastAsia"/>
        </w:rPr>
        <w:t>my Frey</w:t>
      </w:r>
      <w:r>
        <w:rPr>
          <w:rFonts w:hint="eastAsia"/>
        </w:rPr>
        <w:t>等人</w:t>
      </w:r>
      <w:r w:rsidR="00B53857">
        <w:rPr>
          <w:rFonts w:hint="eastAsia"/>
          <w:vertAlign w:val="superscript"/>
        </w:rPr>
        <w:t>[</w:t>
      </w:r>
      <w:r w:rsidR="008B25F6">
        <w:rPr>
          <w:rFonts w:hint="eastAsia"/>
          <w:vertAlign w:val="superscript"/>
        </w:rPr>
        <w:t>5</w:t>
      </w:r>
      <w:r w:rsidR="00B53857">
        <w:rPr>
          <w:vertAlign w:val="superscript"/>
        </w:rPr>
        <w:t>]</w:t>
      </w:r>
      <w:r>
        <w:rPr>
          <w:rFonts w:hint="eastAsia"/>
        </w:rPr>
        <w:t>通过研究受试者在观看立体视频的过程中脑电图的变化来找出人脑认为不适的视频帧，在视差发生变化的</w:t>
      </w:r>
      <w:r>
        <w:rPr>
          <w:rFonts w:hint="eastAsia"/>
        </w:rPr>
        <w:t>1</w:t>
      </w:r>
      <w:r>
        <w:rPr>
          <w:rFonts w:hint="eastAsia"/>
        </w:rPr>
        <w:t>秒内以</w:t>
      </w:r>
      <w:r>
        <w:rPr>
          <w:rFonts w:hint="eastAsia"/>
        </w:rPr>
        <w:t>74%</w:t>
      </w:r>
      <w:r>
        <w:rPr>
          <w:rFonts w:hint="eastAsia"/>
        </w:rPr>
        <w:t>的准确率识别到人脑的异常，由此确定了立体视频的视差与舒适度的相关性</w:t>
      </w:r>
      <w:r w:rsidR="0058592A">
        <w:rPr>
          <w:rFonts w:hint="eastAsia"/>
        </w:rPr>
        <w:t>，这与西班牙马德里理工大学</w:t>
      </w:r>
      <w:r w:rsidR="00BB4FFF">
        <w:rPr>
          <w:rFonts w:hint="eastAsia"/>
        </w:rPr>
        <w:t>的</w:t>
      </w:r>
      <w:r w:rsidR="00BB4FFF" w:rsidRPr="00BB4FFF">
        <w:t>Rodrigo, J.A.</w:t>
      </w:r>
      <w:r w:rsidR="00BB4FFF">
        <w:rPr>
          <w:rFonts w:hint="eastAsia"/>
        </w:rPr>
        <w:t>等人的研究</w:t>
      </w:r>
      <w:r w:rsidR="00BB4FFF">
        <w:rPr>
          <w:rFonts w:hint="eastAsia"/>
          <w:vertAlign w:val="superscript"/>
        </w:rPr>
        <w:t>[</w:t>
      </w:r>
      <w:r w:rsidR="008B25F6">
        <w:rPr>
          <w:rFonts w:hint="eastAsia"/>
          <w:vertAlign w:val="superscript"/>
        </w:rPr>
        <w:t>6</w:t>
      </w:r>
      <w:r w:rsidR="00BB4FFF">
        <w:rPr>
          <w:vertAlign w:val="superscript"/>
        </w:rPr>
        <w:t>]</w:t>
      </w:r>
      <w:r w:rsidR="00BB4FFF">
        <w:rPr>
          <w:rFonts w:hint="eastAsia"/>
        </w:rPr>
        <w:t>具有一致的结论</w:t>
      </w:r>
      <w:r>
        <w:rPr>
          <w:rFonts w:hint="eastAsia"/>
        </w:rPr>
        <w:t>。除这种借助复杂手段进行的客观舒适度研究之外，也有许多其他基于主观评价测试的舒适度研究。国外相对较全面的有西班牙马德里理工大学的</w:t>
      </w:r>
      <w:r>
        <w:rPr>
          <w:rFonts w:hint="eastAsia"/>
        </w:rPr>
        <w:t>Juan Pedro L</w:t>
      </w:r>
      <w:r w:rsidRPr="00B53857">
        <w:t>ó</w:t>
      </w:r>
      <w:r>
        <w:rPr>
          <w:rFonts w:hint="eastAsia"/>
        </w:rPr>
        <w:t>pez</w:t>
      </w:r>
      <w:r>
        <w:rPr>
          <w:rFonts w:hint="eastAsia"/>
        </w:rPr>
        <w:t>等人的研究</w:t>
      </w:r>
      <w:bookmarkStart w:id="232" w:name="_Hlk10653667"/>
      <w:r w:rsidR="00B53857">
        <w:rPr>
          <w:rFonts w:hint="eastAsia"/>
          <w:vertAlign w:val="superscript"/>
        </w:rPr>
        <w:t>[</w:t>
      </w:r>
      <w:r w:rsidR="008B25F6">
        <w:rPr>
          <w:rFonts w:hint="eastAsia"/>
          <w:vertAlign w:val="superscript"/>
        </w:rPr>
        <w:t>7</w:t>
      </w:r>
      <w:r w:rsidR="00B53857">
        <w:rPr>
          <w:vertAlign w:val="superscript"/>
        </w:rPr>
        <w:t>]</w:t>
      </w:r>
      <w:bookmarkEnd w:id="232"/>
      <w:r>
        <w:rPr>
          <w:rFonts w:hint="eastAsia"/>
        </w:rPr>
        <w:t>，其基于立体视频帧的景深图和运动信息，针对一组立体视频内容进行了一系列主观评价测试，较为全面的分析了视频帧内的视差信息、帧间的运动信息以及二者的组合对观看者的舒适度影响，得出了一些常见的不适场景。</w:t>
      </w:r>
      <w:del w:id="233" w:author="王 家才" w:date="2019-06-08T16:24:00Z">
        <w:r w:rsidDel="00704DCA">
          <w:rPr>
            <w:rFonts w:hint="eastAsia"/>
          </w:rPr>
          <w:delText>较大负视差画面给观影者带来物体出屏的真实感的同时，也常常引起辐辏</w:delText>
        </w:r>
        <w:r w:rsidDel="00704DCA">
          <w:rPr>
            <w:rFonts w:hint="eastAsia"/>
          </w:rPr>
          <w:delText>-</w:delText>
        </w:r>
        <w:r w:rsidDel="00704DCA">
          <w:rPr>
            <w:rFonts w:hint="eastAsia"/>
          </w:rPr>
          <w:delText>调节冲突，超过舒适区的负视差是导致视觉不适的一个重要因素。</w:delText>
        </w:r>
      </w:del>
      <w:ins w:id="234" w:author="王 家才" w:date="2019-06-08T16:24:00Z">
        <w:r w:rsidR="00704DCA">
          <w:rPr>
            <w:rFonts w:hint="eastAsia"/>
          </w:rPr>
          <w:t>该研究的</w:t>
        </w:r>
      </w:ins>
      <w:r>
        <w:rPr>
          <w:rFonts w:hint="eastAsia"/>
        </w:rPr>
        <w:t>实验表明画面同时存在运动和负视差时会导致舒适度较大程度的降低。此项研究同时也发现视频帧间的高速运动与观看者产生不适感之间的较高相关性。在国内，西安电子科技大学的常波</w:t>
      </w:r>
      <w:r w:rsidR="00B53857">
        <w:rPr>
          <w:rFonts w:hint="eastAsia"/>
          <w:vertAlign w:val="superscript"/>
        </w:rPr>
        <w:t>[</w:t>
      </w:r>
      <w:r w:rsidR="008B25F6">
        <w:rPr>
          <w:rFonts w:hint="eastAsia"/>
          <w:vertAlign w:val="superscript"/>
        </w:rPr>
        <w:t>8</w:t>
      </w:r>
      <w:r w:rsidR="00B53857">
        <w:rPr>
          <w:vertAlign w:val="superscript"/>
        </w:rPr>
        <w:t>]</w:t>
      </w:r>
      <w:r>
        <w:rPr>
          <w:rFonts w:hint="eastAsia"/>
        </w:rPr>
        <w:t>通过软件合成一些具有不同视觉特征的非自然立体视频片段，有针对性的研究了立体视频舒适度与各个不同立体视频特性之间的关联，总结出了几个影响舒适度的关键因素。该研究的主观实验结果表明空域和时域上的视差变化均会导致舒适度下降，视差的变化幅值也会影响舒适度。</w:t>
      </w:r>
      <w:del w:id="235" w:author="王 家才" w:date="2019-06-08T16:26:00Z">
        <w:r w:rsidDel="00704DCA">
          <w:rPr>
            <w:rFonts w:hint="eastAsia"/>
          </w:rPr>
          <w:delText>除视差外，研究还注意到立体视频的前景物尺寸与主观实验得出的舒适度的正相关性，但这种相关性在前景物尺寸足够大时减弱。</w:delText>
        </w:r>
      </w:del>
      <w:r>
        <w:rPr>
          <w:rFonts w:hint="eastAsia"/>
        </w:rPr>
        <w:t>吉林大学的姜秀红等</w:t>
      </w:r>
      <w:r w:rsidR="00B53857">
        <w:rPr>
          <w:rFonts w:hint="eastAsia"/>
          <w:vertAlign w:val="superscript"/>
        </w:rPr>
        <w:t>[</w:t>
      </w:r>
      <w:r w:rsidR="008B25F6">
        <w:rPr>
          <w:rFonts w:hint="eastAsia"/>
          <w:vertAlign w:val="superscript"/>
        </w:rPr>
        <w:t>9</w:t>
      </w:r>
      <w:r w:rsidR="00B53857">
        <w:rPr>
          <w:vertAlign w:val="superscript"/>
        </w:rPr>
        <w:t>,</w:t>
      </w:r>
      <w:r w:rsidR="008B25F6">
        <w:rPr>
          <w:rFonts w:hint="eastAsia"/>
          <w:vertAlign w:val="superscript"/>
        </w:rPr>
        <w:t>10</w:t>
      </w:r>
      <w:r w:rsidR="00B53857">
        <w:rPr>
          <w:vertAlign w:val="superscript"/>
        </w:rPr>
        <w:t>]</w:t>
      </w:r>
      <w:r>
        <w:rPr>
          <w:rFonts w:hint="eastAsia"/>
        </w:rPr>
        <w:t>分两个研究路线分别建立了舒适度评价模型。第一条路线按照人眼注意区域将视差细分为了前景、背景、帧间三类视差，同时考虑视频画面的运动，用这四个因素构建了立体视频</w:t>
      </w:r>
      <w:r>
        <w:rPr>
          <w:rFonts w:hint="eastAsia"/>
        </w:rPr>
        <w:lastRenderedPageBreak/>
        <w:t>舒适度评价模型。第二条路线选择水平视差作为立体视频舒适度评价模型的一个主要因素，在此基础上加入视频画面本身的对比度信息作为模型的补偿因素，基于深度感知理论以及最小二乘拟合法建立了另一个舒适度评价模型。主观评价测试结果表明两种模型都具有一定的可行性。</w:t>
      </w:r>
    </w:p>
    <w:p w14:paraId="07DB3D7B" w14:textId="1B8B7F6D" w:rsidR="009D4F32" w:rsidRDefault="009D4F32" w:rsidP="009D4F32">
      <w:pPr>
        <w:ind w:firstLine="480"/>
      </w:pPr>
      <w:r>
        <w:rPr>
          <w:rFonts w:hint="eastAsia"/>
        </w:rPr>
        <w:t>整体来看，目前国内外针对立体视频的舒适度研究已取得比较丰硕的进展，已确定许多对立体视频舒适度有影响的特征。在实用性方面，基于这些已确定的舒适度影响因素，各项研究已能够对立体视频的创建、后期处理、传输直到观看的过程给出提高立体视频舒适度的实用性意见。虽然学术界对舒适度的研究已较为完善，但所提出的各种舒适度客观评价模型为了追求计算结果的准确性，大多需要参考多个舒适度影响因素，模型较为复杂，对计算性能的要求较高，在计算资源的消耗和计算结果的准确率之间不能很好的取舍。</w:t>
      </w:r>
    </w:p>
    <w:p w14:paraId="51A42F72" w14:textId="07932FBB" w:rsidR="000F4C55" w:rsidRDefault="000F4C55" w:rsidP="000F4C55">
      <w:pPr>
        <w:pStyle w:val="2"/>
        <w:numPr>
          <w:ilvl w:val="1"/>
          <w:numId w:val="2"/>
        </w:numPr>
        <w:ind w:firstLineChars="0"/>
      </w:pPr>
      <w:bookmarkStart w:id="236" w:name="_Toc10898668"/>
      <w:r w:rsidRPr="000F4C55">
        <w:rPr>
          <w:rFonts w:hint="eastAsia"/>
        </w:rPr>
        <w:t>本课题主要研究内容</w:t>
      </w:r>
      <w:bookmarkEnd w:id="236"/>
    </w:p>
    <w:p w14:paraId="61884DD8" w14:textId="1C46248B" w:rsidR="000F4C55" w:rsidRDefault="000F4C55" w:rsidP="000F4C55">
      <w:pPr>
        <w:ind w:firstLine="480"/>
      </w:pPr>
      <w:r>
        <w:rPr>
          <w:rFonts w:hint="eastAsia"/>
        </w:rPr>
        <w:t>本课题选取立体视频中的视差和运动矢量两个信息作为评估立体视频舒适度的主要因素，按照已有研究所证实的视差和运动矢量对舒适度的影响方式，通过统计学方法来计算立体视频的舒适度估计值。</w:t>
      </w:r>
    </w:p>
    <w:p w14:paraId="349AC119" w14:textId="774C805B" w:rsidR="00FD7651" w:rsidRDefault="000F4C55" w:rsidP="000F4C55">
      <w:pPr>
        <w:ind w:firstLine="480"/>
      </w:pPr>
      <w:r>
        <w:rPr>
          <w:rFonts w:hint="eastAsia"/>
        </w:rPr>
        <w:t>本文首先介绍立体视觉的形成原理，分析可能引起人眼不适的特征，引入视差和景深等概念，在此基础上论证视差和运动对立体视频观看舒适度的影响，证明选取这两个因素作为舒适度客观评价算法的主要指标的合理性。然后根据视差的特点和视差对舒适度的影响方式，对</w:t>
      </w:r>
      <w:del w:id="237" w:author="王 家才" w:date="2019-06-08T15:17:00Z">
        <w:r w:rsidDel="00394A79">
          <w:rPr>
            <w:rFonts w:hint="eastAsia"/>
          </w:rPr>
          <w:delText>从</w:delText>
        </w:r>
      </w:del>
      <w:r>
        <w:rPr>
          <w:rFonts w:hint="eastAsia"/>
        </w:rPr>
        <w:t>视频帧</w:t>
      </w:r>
      <w:del w:id="238" w:author="王 家才" w:date="2019-06-08T15:17:00Z">
        <w:r w:rsidDel="00394A79">
          <w:rPr>
            <w:rFonts w:hint="eastAsia"/>
          </w:rPr>
          <w:delText>中获取</w:delText>
        </w:r>
      </w:del>
      <w:r>
        <w:rPr>
          <w:rFonts w:hint="eastAsia"/>
        </w:rPr>
        <w:t>的视差信息进行统计学计算并通过计算结果判断画面视差的统计学特征是否符合已有研究所识别的引起不适的视差特征，并</w:t>
      </w:r>
      <w:ins w:id="239" w:author="王 家才" w:date="2019-06-08T15:17:00Z">
        <w:r w:rsidR="00DA4E39">
          <w:rPr>
            <w:rFonts w:hint="eastAsia"/>
          </w:rPr>
          <w:t>对不适帧</w:t>
        </w:r>
      </w:ins>
      <w:r>
        <w:rPr>
          <w:rFonts w:hint="eastAsia"/>
        </w:rPr>
        <w:t>尝试进行视差调整，估计出视差重映射对舒适度的提升程度。在通过视差估计</w:t>
      </w:r>
      <w:del w:id="240" w:author="王 家才" w:date="2019-06-08T15:18:00Z">
        <w:r w:rsidDel="00995A4E">
          <w:rPr>
            <w:rFonts w:hint="eastAsia"/>
          </w:rPr>
          <w:delText>该帧画面的</w:delText>
        </w:r>
      </w:del>
      <w:r>
        <w:rPr>
          <w:rFonts w:hint="eastAsia"/>
        </w:rPr>
        <w:t>舒适度值的同时，将该帧与前一帧进行比较，计算出该帧</w:t>
      </w:r>
      <w:ins w:id="241" w:author="王 家才" w:date="2019-06-08T15:18:00Z">
        <w:r w:rsidR="00B65EBC">
          <w:rPr>
            <w:rFonts w:hint="eastAsia"/>
          </w:rPr>
          <w:t>与</w:t>
        </w:r>
      </w:ins>
      <w:del w:id="242" w:author="王 家才" w:date="2019-06-08T15:18:00Z">
        <w:r w:rsidDel="00B65EBC">
          <w:rPr>
            <w:rFonts w:hint="eastAsia"/>
          </w:rPr>
          <w:delText>相对</w:delText>
        </w:r>
      </w:del>
      <w:ins w:id="243" w:author="王 家才" w:date="2019-06-08T15:18:00Z">
        <w:r w:rsidR="00B65EBC">
          <w:rPr>
            <w:rFonts w:hint="eastAsia"/>
          </w:rPr>
          <w:t>前</w:t>
        </w:r>
      </w:ins>
      <w:del w:id="244" w:author="王 家才" w:date="2019-06-08T15:18:00Z">
        <w:r w:rsidDel="00B65EBC">
          <w:rPr>
            <w:rFonts w:hint="eastAsia"/>
          </w:rPr>
          <w:delText>上</w:delText>
        </w:r>
      </w:del>
      <w:r>
        <w:rPr>
          <w:rFonts w:hint="eastAsia"/>
        </w:rPr>
        <w:t>一帧</w:t>
      </w:r>
      <w:ins w:id="245" w:author="王 家才" w:date="2019-06-08T15:18:00Z">
        <w:r w:rsidR="00B65EBC">
          <w:rPr>
            <w:rFonts w:hint="eastAsia"/>
          </w:rPr>
          <w:t>之间</w:t>
        </w:r>
      </w:ins>
      <w:r>
        <w:rPr>
          <w:rFonts w:hint="eastAsia"/>
        </w:rPr>
        <w:t>的运动矢量，并分析该帧的运动</w:t>
      </w:r>
      <w:del w:id="246" w:author="王 家才" w:date="2019-06-08T15:18:00Z">
        <w:r w:rsidDel="00B65EBC">
          <w:rPr>
            <w:rFonts w:hint="eastAsia"/>
          </w:rPr>
          <w:delText>信息在统计学上的特征</w:delText>
        </w:r>
      </w:del>
      <w:ins w:id="247" w:author="王 家才" w:date="2019-06-08T15:18:00Z">
        <w:r w:rsidR="00B65EBC">
          <w:rPr>
            <w:rFonts w:hint="eastAsia"/>
          </w:rPr>
          <w:t>特征</w:t>
        </w:r>
      </w:ins>
      <w:r>
        <w:rPr>
          <w:rFonts w:hint="eastAsia"/>
        </w:rPr>
        <w:t>是否符合已有研究所确定的</w:t>
      </w:r>
      <w:del w:id="248" w:author="王 家才" w:date="2019-06-08T15:19:00Z">
        <w:r w:rsidDel="00B65EBC">
          <w:rPr>
            <w:rFonts w:hint="eastAsia"/>
          </w:rPr>
          <w:delText>导致舒适度降低的</w:delText>
        </w:r>
      </w:del>
      <w:ins w:id="249" w:author="王 家才" w:date="2019-06-08T15:19:00Z">
        <w:r w:rsidR="00B65EBC">
          <w:rPr>
            <w:rFonts w:hint="eastAsia"/>
          </w:rPr>
          <w:t>引起不适的</w:t>
        </w:r>
      </w:ins>
      <w:r>
        <w:rPr>
          <w:rFonts w:hint="eastAsia"/>
        </w:rPr>
        <w:t>运动</w:t>
      </w:r>
      <w:del w:id="250" w:author="王 家才" w:date="2019-06-08T15:19:00Z">
        <w:r w:rsidDel="00B65EBC">
          <w:rPr>
            <w:rFonts w:hint="eastAsia"/>
          </w:rPr>
          <w:delText>信息</w:delText>
        </w:r>
      </w:del>
      <w:r>
        <w:rPr>
          <w:rFonts w:hint="eastAsia"/>
        </w:rPr>
        <w:t>特征。结合视差和运动矢量信息，通过算法估计出每一帧的客观舒适度，在此基础上进一步估计整个立体视频序列的客观舒适度，并将计算结果与主观评价实验的结果进行比对，验证算法的准确性。</w:t>
      </w:r>
    </w:p>
    <w:p w14:paraId="72FB0558" w14:textId="77777777" w:rsidR="00FD7651" w:rsidRDefault="00FD7651">
      <w:pPr>
        <w:widowControl/>
        <w:adjustRightInd/>
        <w:snapToGrid/>
        <w:spacing w:line="240" w:lineRule="auto"/>
        <w:ind w:firstLineChars="0" w:firstLine="0"/>
        <w:jc w:val="left"/>
      </w:pPr>
      <w:r>
        <w:br w:type="page"/>
      </w:r>
    </w:p>
    <w:p w14:paraId="0E2A4966" w14:textId="73B4B101" w:rsidR="00FD7651" w:rsidRDefault="00FD7651" w:rsidP="00DF5BB6">
      <w:pPr>
        <w:pStyle w:val="1"/>
        <w:numPr>
          <w:ilvl w:val="0"/>
          <w:numId w:val="12"/>
        </w:numPr>
      </w:pPr>
      <w:bookmarkStart w:id="251" w:name="_Toc10898669"/>
      <w:r w:rsidRPr="00FD7651">
        <w:rPr>
          <w:rFonts w:hint="eastAsia"/>
        </w:rPr>
        <w:lastRenderedPageBreak/>
        <w:t>立体视觉原理和不适源分析</w:t>
      </w:r>
      <w:bookmarkEnd w:id="251"/>
    </w:p>
    <w:p w14:paraId="75F767B9" w14:textId="1B470DE8" w:rsidR="00891024" w:rsidRDefault="00891024" w:rsidP="00891024">
      <w:pPr>
        <w:pStyle w:val="2"/>
        <w:numPr>
          <w:ilvl w:val="1"/>
          <w:numId w:val="3"/>
        </w:numPr>
        <w:ind w:firstLineChars="0"/>
      </w:pPr>
      <w:bookmarkStart w:id="252" w:name="_Toc10898670"/>
      <w:r w:rsidRPr="00891024">
        <w:rPr>
          <w:rFonts w:hint="eastAsia"/>
        </w:rPr>
        <w:t>双目立体视觉的形成原理</w:t>
      </w:r>
      <w:bookmarkEnd w:id="252"/>
    </w:p>
    <w:p w14:paraId="0FED3E9F" w14:textId="396912C7" w:rsidR="00891024" w:rsidRDefault="00891024" w:rsidP="00891024">
      <w:pPr>
        <w:ind w:firstLine="480"/>
      </w:pPr>
      <w:r w:rsidRPr="00891024">
        <w:rPr>
          <w:rFonts w:hint="eastAsia"/>
        </w:rPr>
        <w:t>人眼可以感知物体的远近，这得益于人的双眼和大脑的密切合作。在视物时，人的左眼和右眼所看到的画面虽然大致相同，但在细节上存在很多差异，大脑会将这种差异识别成景深信息。在生理结构上，人眼的晶状体可以简化为一个焦距在一定范围内可变的光学镜片。虽然视网膜实际呈球面型，但在视物时，前景物会投影在视网膜中央的黄斑区，球面上的这一小块区域可以近似认为是一个平面。因此，可以将双眼近似的等效为如下</w:t>
      </w:r>
      <w:r w:rsidR="00006C42">
        <w:rPr>
          <w:rFonts w:hint="eastAsia"/>
        </w:rPr>
        <w:t>图</w:t>
      </w:r>
      <w:r w:rsidR="00006C42">
        <w:rPr>
          <w:rFonts w:hint="eastAsia"/>
        </w:rPr>
        <w:t>2-1</w:t>
      </w:r>
      <w:r w:rsidRPr="00891024">
        <w:rPr>
          <w:rFonts w:hint="eastAsia"/>
        </w:rPr>
        <w:t>所示的光学系统。</w:t>
      </w:r>
    </w:p>
    <w:p w14:paraId="2EE4FDA1" w14:textId="79AAFA4D" w:rsidR="00E811AA" w:rsidRDefault="00006C42" w:rsidP="00E811AA">
      <w:pPr>
        <w:ind w:firstLine="480"/>
      </w:pPr>
      <w:r>
        <w:rPr>
          <w:noProof/>
        </w:rPr>
        <mc:AlternateContent>
          <mc:Choice Requires="wps">
            <w:drawing>
              <wp:anchor distT="0" distB="0" distL="114300" distR="114300" simplePos="0" relativeHeight="251523072" behindDoc="0" locked="0" layoutInCell="1" allowOverlap="1" wp14:anchorId="2F515788" wp14:editId="3A4ED1D6">
                <wp:simplePos x="0" y="0"/>
                <wp:positionH relativeFrom="column">
                  <wp:posOffset>678180</wp:posOffset>
                </wp:positionH>
                <wp:positionV relativeFrom="paragraph">
                  <wp:posOffset>4384040</wp:posOffset>
                </wp:positionV>
                <wp:extent cx="315087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189184F2" w14:textId="1DC17CEB" w:rsidR="00883512" w:rsidRPr="00006C42" w:rsidRDefault="00883512"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15788" id="_x0000_t202" coordsize="21600,21600" o:spt="202" path="m,l,21600r21600,l21600,xe">
                <v:stroke joinstyle="miter"/>
                <v:path gradientshapeok="t" o:connecttype="rect"/>
              </v:shapetype>
              <v:shape id="文本框 19" o:spid="_x0000_s1026" type="#_x0000_t202" style="position:absolute;left:0;text-align:left;margin-left:53.4pt;margin-top:345.2pt;width:248.1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" stroked="f">
                <v:textbox style="mso-fit-shape-to-text:t" inset="0,0,0,0">
                  <w:txbxContent>
                    <w:p w14:paraId="189184F2" w14:textId="1DC17CEB" w:rsidR="00883512" w:rsidRPr="00006C42" w:rsidRDefault="00883512"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v:textbox>
                <w10:wrap type="topAndBottom"/>
              </v:shape>
            </w:pict>
          </mc:Fallback>
        </mc:AlternateContent>
      </w:r>
      <w:r w:rsidR="00961576" w:rsidRPr="00961576">
        <w:rPr>
          <w:noProof/>
        </w:rPr>
        <mc:AlternateContent>
          <mc:Choice Requires="wpg">
            <w:drawing>
              <wp:anchor distT="0" distB="0" distL="114300" distR="114300" simplePos="0" relativeHeight="251522048" behindDoc="0" locked="0" layoutInCell="1" allowOverlap="1" wp14:anchorId="240C8AD3" wp14:editId="05689FD5">
                <wp:simplePos x="0" y="0"/>
                <wp:positionH relativeFrom="margin">
                  <wp:posOffset>678180</wp:posOffset>
                </wp:positionH>
                <wp:positionV relativeFrom="page">
                  <wp:posOffset>4095750</wp:posOffset>
                </wp:positionV>
                <wp:extent cx="3150870" cy="3960543"/>
                <wp:effectExtent l="0" t="19050" r="30480" b="0"/>
                <wp:wrapTopAndBottom/>
                <wp:docPr id="2" name="组合 1">
                  <a:extLst xmlns:a="http://schemas.openxmlformats.org/drawingml/2006/main">
                    <a:ext uri="{FF2B5EF4-FFF2-40B4-BE49-F238E27FC236}">
                      <a16:creationId xmlns:a16="http://schemas.microsoft.com/office/drawing/2014/main" id="{15AB173C-7FA5-4680-87F4-FF919C257F19}"/>
                    </a:ext>
                  </a:extLst>
                </wp:docPr>
                <wp:cNvGraphicFramePr/>
                <a:graphic xmlns:a="http://schemas.openxmlformats.org/drawingml/2006/main">
                  <a:graphicData uri="http://schemas.microsoft.com/office/word/2010/wordprocessingGroup">
                    <wpg:wgp>
                      <wpg:cNvGrpSpPr/>
                      <wpg:grpSpPr>
                        <a:xfrm>
                          <a:off x="0" y="0"/>
                          <a:ext cx="3150870" cy="3960543"/>
                          <a:chOff x="-401287" y="0"/>
                          <a:chExt cx="3151806" cy="3961120"/>
                        </a:xfrm>
                      </wpg:grpSpPr>
                      <wpg:grpSp>
                        <wpg:cNvPr id="3" name="组合 3">
                          <a:extLst>
                            <a:ext uri="{FF2B5EF4-FFF2-40B4-BE49-F238E27FC236}">
                              <a16:creationId xmlns:a16="http://schemas.microsoft.com/office/drawing/2014/main" id="{FBC5E1A2-831F-40DC-B579-249AE8729806}"/>
                            </a:ext>
                          </a:extLst>
                        </wpg:cNvPr>
                        <wpg:cNvGrpSpPr/>
                        <wpg:grpSpPr>
                          <a:xfrm>
                            <a:off x="0" y="2716850"/>
                            <a:ext cx="1063869" cy="685800"/>
                            <a:chOff x="0" y="2716850"/>
                            <a:chExt cx="1063869" cy="949569"/>
                          </a:xfrm>
                        </wpg:grpSpPr>
                        <wps:wsp>
                          <wps:cNvPr id="17" name="椭圆 17">
                            <a:extLst>
                              <a:ext uri="{FF2B5EF4-FFF2-40B4-BE49-F238E27FC236}">
                                <a16:creationId xmlns:a16="http://schemas.microsoft.com/office/drawing/2014/main" id="{5AA9C258-BC62-49B9-AFB3-38224B0BF08F}"/>
                              </a:ext>
                            </a:extLst>
                          </wps:cNvPr>
                          <wps:cNvSpPr/>
                          <wps:spPr>
                            <a:xfrm>
                              <a:off x="10550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直接连接符 18">
                            <a:extLst>
                              <a:ext uri="{FF2B5EF4-FFF2-40B4-BE49-F238E27FC236}">
                                <a16:creationId xmlns:a16="http://schemas.microsoft.com/office/drawing/2014/main" id="{30D83CC9-758A-4689-9EAC-AF3164838562}"/>
                              </a:ext>
                            </a:extLst>
                          </wps:cNvPr>
                          <wps:cNvCnPr/>
                          <wps:spPr>
                            <a:xfrm>
                              <a:off x="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 name="等腰三角形 4">
                          <a:extLst>
                            <a:ext uri="{FF2B5EF4-FFF2-40B4-BE49-F238E27FC236}">
                              <a16:creationId xmlns:a16="http://schemas.microsoft.com/office/drawing/2014/main" id="{B3656AAF-163D-4492-9F22-388864A91B60}"/>
                            </a:ext>
                          </a:extLst>
                        </wps:cNvPr>
                        <wps:cNvSpPr/>
                        <wps:spPr>
                          <a:xfrm>
                            <a:off x="1254367" y="52781"/>
                            <a:ext cx="219809" cy="263770"/>
                          </a:xfrm>
                          <a:prstGeom prst="triangl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直接连接符 5">
                          <a:extLst>
                            <a:ext uri="{FF2B5EF4-FFF2-40B4-BE49-F238E27FC236}">
                              <a16:creationId xmlns:a16="http://schemas.microsoft.com/office/drawing/2014/main" id="{1A710B99-4100-43E0-84D3-A21017E47AAD}"/>
                            </a:ext>
                          </a:extLst>
                        </wps:cNvPr>
                        <wps:cNvCnPr>
                          <a:stCxn id="4" idx="3"/>
                        </wps:cNvCnPr>
                        <wps:spPr>
                          <a:xfrm flipH="1">
                            <a:off x="334108" y="316551"/>
                            <a:ext cx="1030164" cy="3086099"/>
                          </a:xfrm>
                          <a:prstGeom prst="line">
                            <a:avLst/>
                          </a:prstGeom>
                          <a:ln w="9525" cap="rnd"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6" name="直接连接符 6">
                          <a:extLst>
                            <a:ext uri="{FF2B5EF4-FFF2-40B4-BE49-F238E27FC236}">
                              <a16:creationId xmlns:a16="http://schemas.microsoft.com/office/drawing/2014/main" id="{2CAA4937-5401-4B4B-952E-7B761D04C1D1}"/>
                            </a:ext>
                          </a:extLst>
                        </wps:cNvPr>
                        <wps:cNvCnPr>
                          <a:cxnSpLocks/>
                          <a:stCxn id="4" idx="3"/>
                        </wps:cNvCnPr>
                        <wps:spPr>
                          <a:xfrm>
                            <a:off x="1364272" y="316551"/>
                            <a:ext cx="1030163" cy="3086099"/>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g:grpSp>
                        <wpg:cNvPr id="7" name="组合 7">
                          <a:extLst>
                            <a:ext uri="{FF2B5EF4-FFF2-40B4-BE49-F238E27FC236}">
                              <a16:creationId xmlns:a16="http://schemas.microsoft.com/office/drawing/2014/main" id="{E45BC070-3A03-4209-A64F-9518A4187B6F}"/>
                            </a:ext>
                          </a:extLst>
                        </wpg:cNvPr>
                        <wpg:cNvGrpSpPr/>
                        <wpg:grpSpPr>
                          <a:xfrm>
                            <a:off x="1686650" y="2716850"/>
                            <a:ext cx="1063869" cy="685800"/>
                            <a:chOff x="1686650" y="2716850"/>
                            <a:chExt cx="1063869" cy="949569"/>
                          </a:xfrm>
                        </wpg:grpSpPr>
                        <wps:wsp>
                          <wps:cNvPr id="15" name="椭圆 15">
                            <a:extLst>
                              <a:ext uri="{FF2B5EF4-FFF2-40B4-BE49-F238E27FC236}">
                                <a16:creationId xmlns:a16="http://schemas.microsoft.com/office/drawing/2014/main" id="{1E43CB9E-5677-40A8-B7AA-9CCA86BAC2FC}"/>
                              </a:ext>
                            </a:extLst>
                          </wps:cNvPr>
                          <wps:cNvSpPr/>
                          <wps:spPr>
                            <a:xfrm>
                              <a:off x="179215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直接连接符 16">
                            <a:extLst>
                              <a:ext uri="{FF2B5EF4-FFF2-40B4-BE49-F238E27FC236}">
                                <a16:creationId xmlns:a16="http://schemas.microsoft.com/office/drawing/2014/main" id="{E786B2E7-206F-4B41-B6EB-071B5A3ABAD5}"/>
                              </a:ext>
                            </a:extLst>
                          </wps:cNvPr>
                          <wps:cNvCnPr/>
                          <wps:spPr>
                            <a:xfrm>
                              <a:off x="168665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文本框 20">
                          <a:extLst>
                            <a:ext uri="{FF2B5EF4-FFF2-40B4-BE49-F238E27FC236}">
                              <a16:creationId xmlns:a16="http://schemas.microsoft.com/office/drawing/2014/main" id="{4473194B-DA25-44D3-A7A7-2CD555C7C37F}"/>
                            </a:ext>
                          </a:extLst>
                        </wps:cNvPr>
                        <wps:cNvSpPr txBox="1"/>
                        <wps:spPr>
                          <a:xfrm>
                            <a:off x="-323064" y="3429011"/>
                            <a:ext cx="1098241" cy="478860"/>
                          </a:xfrm>
                          <a:prstGeom prst="rect">
                            <a:avLst/>
                          </a:prstGeom>
                          <a:noFill/>
                        </wps:spPr>
                        <wps:txbx>
                          <w:txbxContent>
                            <w:p w14:paraId="5971D08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wps:txbx>
                        <wps:bodyPr wrap="none" rtlCol="0">
                          <a:spAutoFit/>
                        </wps:bodyPr>
                      </wps:wsp>
                      <wps:wsp>
                        <wps:cNvPr id="9" name="文本框 21">
                          <a:extLst>
                            <a:ext uri="{FF2B5EF4-FFF2-40B4-BE49-F238E27FC236}">
                              <a16:creationId xmlns:a16="http://schemas.microsoft.com/office/drawing/2014/main" id="{586BB84E-F2AE-4655-BCAD-03EAD05CB844}"/>
                            </a:ext>
                          </a:extLst>
                        </wps:cNvPr>
                        <wps:cNvSpPr txBox="1"/>
                        <wps:spPr>
                          <a:xfrm>
                            <a:off x="1429444" y="3482260"/>
                            <a:ext cx="1098241" cy="478860"/>
                          </a:xfrm>
                          <a:prstGeom prst="rect">
                            <a:avLst/>
                          </a:prstGeom>
                          <a:noFill/>
                        </wps:spPr>
                        <wps:txbx>
                          <w:txbxContent>
                            <w:p w14:paraId="7E58B90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wps:txbx>
                        <wps:bodyPr wrap="none" rtlCol="0">
                          <a:spAutoFit/>
                        </wps:bodyPr>
                      </wps:wsp>
                      <wps:wsp>
                        <wps:cNvPr id="10" name="文本框 22">
                          <a:extLst>
                            <a:ext uri="{FF2B5EF4-FFF2-40B4-BE49-F238E27FC236}">
                              <a16:creationId xmlns:a16="http://schemas.microsoft.com/office/drawing/2014/main" id="{5A80E5E3-31C2-4C80-BBB4-33D6C7631ED7}"/>
                            </a:ext>
                          </a:extLst>
                        </wps:cNvPr>
                        <wps:cNvSpPr txBox="1"/>
                        <wps:spPr>
                          <a:xfrm>
                            <a:off x="1545335" y="0"/>
                            <a:ext cx="1098241" cy="478860"/>
                          </a:xfrm>
                          <a:prstGeom prst="rect">
                            <a:avLst/>
                          </a:prstGeom>
                          <a:noFill/>
                        </wps:spPr>
                        <wps:txbx>
                          <w:txbxContent>
                            <w:p w14:paraId="2CBE5AE5"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wps:txbx>
                        <wps:bodyPr wrap="none" rtlCol="0">
                          <a:spAutoFit/>
                        </wps:bodyPr>
                      </wps:wsp>
                      <wps:wsp>
                        <wps:cNvPr id="11" name="文本框 23">
                          <a:extLst>
                            <a:ext uri="{FF2B5EF4-FFF2-40B4-BE49-F238E27FC236}">
                              <a16:creationId xmlns:a16="http://schemas.microsoft.com/office/drawing/2014/main" id="{185C1E56-A9E3-4EFB-B78F-6B20D19FC825}"/>
                            </a:ext>
                          </a:extLst>
                        </wps:cNvPr>
                        <wps:cNvSpPr txBox="1"/>
                        <wps:spPr>
                          <a:xfrm>
                            <a:off x="-401287" y="3055454"/>
                            <a:ext cx="786364" cy="478860"/>
                          </a:xfrm>
                          <a:prstGeom prst="rect">
                            <a:avLst/>
                          </a:prstGeom>
                          <a:noFill/>
                        </wps:spPr>
                        <wps:txbx>
                          <w:txbxContent>
                            <w:p w14:paraId="1DB1BCAA"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wps:txbx>
                        <wps:bodyPr wrap="none" rtlCol="0">
                          <a:spAutoFit/>
                        </wps:bodyPr>
                      </wps:wsp>
                      <wps:wsp>
                        <wps:cNvPr id="12" name="文本框 24">
                          <a:extLst>
                            <a:ext uri="{FF2B5EF4-FFF2-40B4-BE49-F238E27FC236}">
                              <a16:creationId xmlns:a16="http://schemas.microsoft.com/office/drawing/2014/main" id="{F781D39F-4149-4BB4-AD2F-ECECDD20DBFB}"/>
                            </a:ext>
                          </a:extLst>
                        </wps:cNvPr>
                        <wps:cNvSpPr txBox="1"/>
                        <wps:spPr>
                          <a:xfrm>
                            <a:off x="1226138" y="3046573"/>
                            <a:ext cx="844801" cy="478860"/>
                          </a:xfrm>
                          <a:prstGeom prst="rect">
                            <a:avLst/>
                          </a:prstGeom>
                          <a:noFill/>
                        </wps:spPr>
                        <wps:txbx>
                          <w:txbxContent>
                            <w:p w14:paraId="469F8572" w14:textId="2A46DC90"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wps:txbx>
                        <wps:bodyPr wrap="none" rtlCol="0">
                          <a:spAutoFit/>
                        </wps:bodyPr>
                      </wps:wsp>
                      <wps:wsp>
                        <wps:cNvPr id="13" name="直接连接符 13">
                          <a:extLst>
                            <a:ext uri="{FF2B5EF4-FFF2-40B4-BE49-F238E27FC236}">
                              <a16:creationId xmlns:a16="http://schemas.microsoft.com/office/drawing/2014/main" id="{3346734D-69A4-4E4E-89F5-11580E0268BB}"/>
                            </a:ext>
                          </a:extLst>
                        </wps:cNvPr>
                        <wps:cNvCnPr>
                          <a:cxnSpLocks/>
                        </wps:cNvCnPr>
                        <wps:spPr>
                          <a:xfrm>
                            <a:off x="1919429" y="3402650"/>
                            <a:ext cx="59461" cy="0"/>
                          </a:xfrm>
                          <a:prstGeom prst="line">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文本框 28">
                          <a:extLst>
                            <a:ext uri="{FF2B5EF4-FFF2-40B4-BE49-F238E27FC236}">
                              <a16:creationId xmlns:a16="http://schemas.microsoft.com/office/drawing/2014/main" id="{769B5860-93C7-4B10-93E7-7B74BE3A88A0}"/>
                            </a:ext>
                          </a:extLst>
                        </wps:cNvPr>
                        <wps:cNvSpPr txBox="1"/>
                        <wps:spPr>
                          <a:xfrm>
                            <a:off x="1905705" y="3055454"/>
                            <a:ext cx="768578" cy="478860"/>
                          </a:xfrm>
                          <a:prstGeom prst="rect">
                            <a:avLst/>
                          </a:prstGeom>
                          <a:noFill/>
                        </wps:spPr>
                        <wps:txbx>
                          <w:txbxContent>
                            <w:p w14:paraId="70CF4F63"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40C8AD3" id="组合 1" o:spid="_x0000_s1027" style="position:absolute;left:0;text-align:left;margin-left:53.4pt;margin-top:322.5pt;width:248.1pt;height:311.85pt;z-index:251522048;mso-position-horizontal-relative:margin;mso-position-vertical-relative:page;mso-width-relative:margin;mso-height-relative:margin" coordorigin="-4012" coordsize="31518,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">
                <v:group id="组合 3" o:spid="_x0000_s1028" style="position:absolute;top:27168;width:10638;height:6858" coordorigin=",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椭圆 17" o:spid="_x0000_s1029" style="position:absolute;left:1055;top:27168;width:8528;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" filled="f" strokecolor="black [3213]" strokeweight="2.25pt">
                    <v:stroke joinstyle="miter"/>
                  </v:oval>
                  <v:line id="直接连接符 18" o:spid="_x0000_s1030" style="position:absolute;visibility:visible;mso-wrap-style:square" from="0,36664" to="10638,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" strokecolor="black [3213]" strokeweight="2.25pt">
                    <v:stroke joinstyle="miter"/>
                  </v:lin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 o:spid="_x0000_s1031" type="#_x0000_t5" style="position:absolute;left:12543;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" filled="f" strokecolor="black [3213]" strokeweight="4.5pt"/>
                <v:line id="直接连接符 5" o:spid="_x0000_s1032" style="position:absolute;flip:x;visibility:visible;mso-wrap-style:square" from="3341,3165" to="13642,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" strokecolor="black [3200]">
                  <v:stroke dashstyle="dash" endarrow="oval" endcap="round"/>
                </v:line>
                <v:line id="直接连接符 6" o:spid="_x0000_s1033" style="position:absolute;visibility:visible;mso-wrap-style:square" from="13642,3165" to="23944,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" strokecolor="black [3200]">
                  <v:stroke dashstyle="dash" endarrow="oval"/>
                  <o:lock v:ext="edit" shapetype="f"/>
                </v:line>
                <v:group id="组合 7" o:spid="_x0000_s1034" style="position:absolute;left:16866;top:27168;width:10639;height:6858" coordorigin="16866,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椭圆 15" o:spid="_x0000_s1035" style="position:absolute;left:17921;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" filled="f" strokecolor="black [3213]" strokeweight="2.25pt">
                    <v:stroke joinstyle="miter"/>
                  </v:oval>
                  <v:line id="直接连接符 16" o:spid="_x0000_s1036" style="position:absolute;visibility:visible;mso-wrap-style:square" from="16866,36664" to="27505,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" strokecolor="black [3213]" strokeweight="2.25pt">
                    <v:stroke joinstyle="miter"/>
                  </v:line>
                </v:group>
                <v:shape id="文本框 20" o:spid="_x0000_s1037" type="#_x0000_t202" style="position:absolute;left:-3230;top:34290;width:10981;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5971D08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v:textbox>
                </v:shape>
                <v:shape id="文本框 21" o:spid="_x0000_s1038" type="#_x0000_t202" style="position:absolute;left:14294;top:34822;width:1098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7E58B90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v:textbox>
                </v:shape>
                <v:shape id="文本框 22" o:spid="_x0000_s1039" type="#_x0000_t202" style="position:absolute;left:15453;width:10982;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2CBE5AE5"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v:textbox>
                </v:shape>
                <v:shape id="文本框 23" o:spid="_x0000_s1040" type="#_x0000_t202" style="position:absolute;left:-4012;top:30554;width:786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DB1BCAA"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v:textbox>
                </v:shape>
                <v:shape id="文本框 24" o:spid="_x0000_s1041" type="#_x0000_t202" style="position:absolute;left:12261;top:30465;width:8448;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469F8572" w14:textId="2A46DC90"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v:textbox>
                </v:shape>
                <v:line id="直接连接符 13" o:spid="_x0000_s1042" style="position:absolute;visibility:visible;mso-wrap-style:square" from="19194,34026" to="19788,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" strokecolor="black [3213]" strokeweight=".5pt">
                  <v:stroke endarrow="oval" joinstyle="miter"/>
                  <o:lock v:ext="edit" shapetype="f"/>
                </v:line>
                <v:shape id="文本框 28" o:spid="_x0000_s1043" type="#_x0000_t202" style="position:absolute;left:19057;top:30554;width:7685;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0CF4F63"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v:textbox>
                </v:shape>
                <w10:wrap type="topAndBottom" anchorx="margin" anchory="page"/>
              </v:group>
            </w:pict>
          </mc:Fallback>
        </mc:AlternateContent>
      </w:r>
    </w:p>
    <w:p w14:paraId="3085990B" w14:textId="77777777" w:rsidR="00DB0744" w:rsidRDefault="00DB0744" w:rsidP="00DB0744">
      <w:pPr>
        <w:ind w:firstLine="480"/>
      </w:pPr>
    </w:p>
    <w:p w14:paraId="193656B2" w14:textId="79A4EE41" w:rsidR="00DB0744" w:rsidRDefault="00DB0744" w:rsidP="00DB0744">
      <w:pPr>
        <w:ind w:firstLine="480"/>
      </w:pPr>
      <w:r>
        <w:rPr>
          <w:rFonts w:hint="eastAsia"/>
        </w:rPr>
        <w:t>在上图简化后的光学系统中，物体</w:t>
      </w:r>
      <w:ins w:id="253" w:author="王 家才" w:date="2019-06-08T15:20:00Z">
        <w:r w:rsidR="00B65EBC">
          <w:rPr>
            <w:rFonts w:hint="eastAsia"/>
          </w:rPr>
          <w:t>反</w:t>
        </w:r>
      </w:ins>
      <w:del w:id="254" w:author="王 家才" w:date="2019-06-08T15:20:00Z">
        <w:r w:rsidDel="00B65EBC">
          <w:rPr>
            <w:rFonts w:hint="eastAsia"/>
          </w:rPr>
          <w:delText>散</w:delText>
        </w:r>
      </w:del>
      <w:r>
        <w:rPr>
          <w:rFonts w:hint="eastAsia"/>
        </w:rPr>
        <w:t>射的光线经过晶状体汇聚后分别成像到左眼视网膜的</w:t>
      </w:r>
      <w:r>
        <w:rPr>
          <w:rFonts w:hint="eastAsia"/>
        </w:rPr>
        <w:t>A</w:t>
      </w:r>
      <w:r>
        <w:rPr>
          <w:rFonts w:hint="eastAsia"/>
        </w:rPr>
        <w:t>点和右眼视网膜的</w:t>
      </w:r>
      <w:r>
        <w:rPr>
          <w:rFonts w:hint="eastAsia"/>
        </w:rPr>
        <w:t>B</w:t>
      </w:r>
      <w:r>
        <w:rPr>
          <w:rFonts w:hint="eastAsia"/>
        </w:rPr>
        <w:t>点。当物体在足够远位置时，物体的成像点</w:t>
      </w:r>
      <w:r>
        <w:rPr>
          <w:rFonts w:hint="eastAsia"/>
        </w:rPr>
        <w:t>A</w:t>
      </w:r>
      <w:r>
        <w:rPr>
          <w:rFonts w:hint="eastAsia"/>
        </w:rPr>
        <w:t>和</w:t>
      </w:r>
      <w:r>
        <w:rPr>
          <w:rFonts w:hint="eastAsia"/>
        </w:rPr>
        <w:t>B</w:t>
      </w:r>
      <w:r>
        <w:rPr>
          <w:rFonts w:hint="eastAsia"/>
        </w:rPr>
        <w:t>都处于视网膜正中间，此时左眼成像点</w:t>
      </w:r>
      <w:r>
        <w:rPr>
          <w:rFonts w:hint="eastAsia"/>
        </w:rPr>
        <w:t>A</w:t>
      </w:r>
      <w:r>
        <w:rPr>
          <w:rFonts w:hint="eastAsia"/>
        </w:rPr>
        <w:t>所对应的右眼位置</w:t>
      </w:r>
      <w:r>
        <w:rPr>
          <w:rFonts w:hint="eastAsia"/>
        </w:rPr>
        <w:t>A'</w:t>
      </w:r>
      <w:r>
        <w:rPr>
          <w:rFonts w:hint="eastAsia"/>
        </w:rPr>
        <w:t>与右眼成像点</w:t>
      </w:r>
      <w:r>
        <w:rPr>
          <w:rFonts w:hint="eastAsia"/>
        </w:rPr>
        <w:t>B</w:t>
      </w:r>
      <w:r>
        <w:rPr>
          <w:rFonts w:hint="eastAsia"/>
        </w:rPr>
        <w:t>的位置重合，</w:t>
      </w:r>
      <w:r>
        <w:rPr>
          <w:rFonts w:hint="eastAsia"/>
        </w:rPr>
        <w:t>A'B</w:t>
      </w:r>
      <w:r>
        <w:rPr>
          <w:rFonts w:hint="eastAsia"/>
        </w:rPr>
        <w:t>的距离为</w:t>
      </w:r>
      <w:r>
        <w:rPr>
          <w:rFonts w:hint="eastAsia"/>
        </w:rPr>
        <w:t>0</w:t>
      </w:r>
      <w:r>
        <w:rPr>
          <w:rFonts w:hint="eastAsia"/>
        </w:rPr>
        <w:t>。当物体逐渐靠近时，其在左眼的成像点</w:t>
      </w:r>
      <w:r>
        <w:rPr>
          <w:rFonts w:hint="eastAsia"/>
        </w:rPr>
        <w:t>A</w:t>
      </w:r>
      <w:r>
        <w:rPr>
          <w:rFonts w:hint="eastAsia"/>
        </w:rPr>
        <w:t>逐渐左移，右眼成像点</w:t>
      </w:r>
      <w:r>
        <w:rPr>
          <w:rFonts w:hint="eastAsia"/>
        </w:rPr>
        <w:t>B</w:t>
      </w:r>
      <w:r>
        <w:rPr>
          <w:rFonts w:hint="eastAsia"/>
        </w:rPr>
        <w:t>则逐渐右移，</w:t>
      </w:r>
      <w:r>
        <w:rPr>
          <w:rFonts w:hint="eastAsia"/>
        </w:rPr>
        <w:t>A'B</w:t>
      </w:r>
      <w:r>
        <w:rPr>
          <w:rFonts w:hint="eastAsia"/>
        </w:rPr>
        <w:t>的长度逐渐增大。图中</w:t>
      </w:r>
      <w:r>
        <w:rPr>
          <w:rFonts w:hint="eastAsia"/>
        </w:rPr>
        <w:t>A'B</w:t>
      </w:r>
      <w:r>
        <w:rPr>
          <w:rFonts w:hint="eastAsia"/>
        </w:rPr>
        <w:t>的长度</w:t>
      </w:r>
      <w:r>
        <w:rPr>
          <w:rFonts w:hint="eastAsia"/>
        </w:rPr>
        <w:lastRenderedPageBreak/>
        <w:t>与物体的远近相关，物体越近，</w:t>
      </w:r>
      <w:r>
        <w:rPr>
          <w:rFonts w:hint="eastAsia"/>
        </w:rPr>
        <w:t>A'B</w:t>
      </w:r>
      <w:r>
        <w:rPr>
          <w:rFonts w:hint="eastAsia"/>
        </w:rPr>
        <w:t>长度越大，反之亦然。因此，大脑可以简单的通过对比左右眼所观察到的画面中对应点在两眼成像位置的差异大小来估计出物体到人眼的距离。实际上大脑获取物体景深信息的原理和过程相当复杂，但在研究立体视频所依赖的立体视觉形成原理时，可以简单的认为人脑所感知的物体远近只取决于物体在两眼间的成像位置差异，即只与图中的</w:t>
      </w:r>
      <w:r>
        <w:rPr>
          <w:rFonts w:hint="eastAsia"/>
        </w:rPr>
        <w:t>A'B</w:t>
      </w:r>
      <w:r>
        <w:rPr>
          <w:rFonts w:hint="eastAsia"/>
        </w:rPr>
        <w:t>的长度有关。</w:t>
      </w:r>
      <w:del w:id="255" w:author="王 家才" w:date="2019-06-08T15:21:00Z">
        <w:r w:rsidDel="00735EDB">
          <w:rPr>
            <w:rFonts w:hint="eastAsia"/>
          </w:rPr>
          <w:delText>因此，立体视觉本质上是由于同一物体在左右眼视网膜上的成像位置的差异所导致的。这种差异越大，人脑感知到的物体位置越近。</w:delText>
        </w:r>
      </w:del>
    </w:p>
    <w:p w14:paraId="3622EDD1" w14:textId="405731CA" w:rsidR="00961576" w:rsidRPr="00961576" w:rsidRDefault="00DB0744" w:rsidP="00DB0744">
      <w:pPr>
        <w:pStyle w:val="2"/>
        <w:numPr>
          <w:ilvl w:val="1"/>
          <w:numId w:val="3"/>
        </w:numPr>
        <w:ind w:firstLineChars="0"/>
      </w:pPr>
      <w:bookmarkStart w:id="256" w:name="_Toc10898671"/>
      <w:r w:rsidRPr="00DB0744">
        <w:rPr>
          <w:rFonts w:hint="eastAsia"/>
        </w:rPr>
        <w:t>立体视觉的不适源</w:t>
      </w:r>
      <w:bookmarkEnd w:id="256"/>
    </w:p>
    <w:p w14:paraId="3238C4F5" w14:textId="383C9052" w:rsidR="00961576" w:rsidRPr="00DB0744" w:rsidRDefault="00DB0744" w:rsidP="00961576">
      <w:pPr>
        <w:ind w:firstLine="480"/>
      </w:pPr>
      <w:r w:rsidRPr="00DB0744">
        <w:rPr>
          <w:rFonts w:hint="eastAsia"/>
        </w:rPr>
        <w:t>基于上述立体视觉形成的基本原理，针对左右眼展示从不同位置拍摄的同一画面，便可“欺骗”大脑产生立体感。这种方式虽然能够在左右眼画面上较好的模拟人眼的真实视物体验，但其他方面仍存在一些与实际视物体验不一致的地方。</w:t>
      </w:r>
    </w:p>
    <w:p w14:paraId="6A64492F" w14:textId="0EDDBF85" w:rsidR="00961576" w:rsidRDefault="008A4B88" w:rsidP="00961576">
      <w:pPr>
        <w:ind w:firstLine="480"/>
      </w:pPr>
      <w:r w:rsidRPr="0067117D">
        <w:rPr>
          <w:noProof/>
        </w:rPr>
        <mc:AlternateContent>
          <mc:Choice Requires="wpg">
            <w:drawing>
              <wp:anchor distT="0" distB="0" distL="114300" distR="114300" simplePos="0" relativeHeight="251526144" behindDoc="0" locked="0" layoutInCell="1" allowOverlap="1" wp14:anchorId="5492ACC0" wp14:editId="7BB03035">
                <wp:simplePos x="0" y="0"/>
                <wp:positionH relativeFrom="margin">
                  <wp:posOffset>411480</wp:posOffset>
                </wp:positionH>
                <wp:positionV relativeFrom="page">
                  <wp:posOffset>5721350</wp:posOffset>
                </wp:positionV>
                <wp:extent cx="3450590" cy="3131820"/>
                <wp:effectExtent l="0" t="38100" r="0" b="0"/>
                <wp:wrapTopAndBottom/>
                <wp:docPr id="37" name="组合 1"/>
                <wp:cNvGraphicFramePr/>
                <a:graphic xmlns:a="http://schemas.openxmlformats.org/drawingml/2006/main">
                  <a:graphicData uri="http://schemas.microsoft.com/office/word/2010/wordprocessingGroup">
                    <wpg:wgp>
                      <wpg:cNvGrpSpPr/>
                      <wpg:grpSpPr>
                        <a:xfrm>
                          <a:off x="0" y="0"/>
                          <a:ext cx="3450590" cy="3131820"/>
                          <a:chOff x="-400388" y="0"/>
                          <a:chExt cx="4293595" cy="3893259"/>
                        </a:xfrm>
                      </wpg:grpSpPr>
                      <wps:wsp>
                        <wps:cNvPr id="38" name="等腰三角形 38"/>
                        <wps:cNvSpPr/>
                        <wps:spPr>
                          <a:xfrm>
                            <a:off x="1531135" y="52781"/>
                            <a:ext cx="219809" cy="263770"/>
                          </a:xfrm>
                          <a:prstGeom prst="triangle">
                            <a:avLst/>
                          </a:prstGeom>
                          <a:noFill/>
                          <a:ln w="571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直接连接符 39"/>
                        <wps:cNvCnPr>
                          <a:cxnSpLocks/>
                        </wps:cNvCnPr>
                        <wps:spPr>
                          <a:xfrm flipH="1">
                            <a:off x="1143914" y="316551"/>
                            <a:ext cx="497126" cy="1601160"/>
                          </a:xfrm>
                          <a:prstGeom prst="line">
                            <a:avLst/>
                          </a:prstGeom>
                          <a:ln w="9525" cap="rnd"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直接连接符 40"/>
                        <wps:cNvCnPr>
                          <a:cxnSpLocks/>
                          <a:stCxn id="38" idx="3"/>
                        </wps:cNvCnPr>
                        <wps:spPr>
                          <a:xfrm>
                            <a:off x="1641040" y="316550"/>
                            <a:ext cx="1011939" cy="3028523"/>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41" name="文本框 12"/>
                        <wps:cNvSpPr txBox="1"/>
                        <wps:spPr>
                          <a:xfrm>
                            <a:off x="-400388" y="3414469"/>
                            <a:ext cx="1479755" cy="478790"/>
                          </a:xfrm>
                          <a:prstGeom prst="rect">
                            <a:avLst/>
                          </a:prstGeom>
                          <a:noFill/>
                        </wps:spPr>
                        <wps:txbx>
                          <w:txbxContent>
                            <w:p w14:paraId="7EA5A968"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wps:txbx>
                        <wps:bodyPr wrap="square" rtlCol="0">
                          <a:noAutofit/>
                        </wps:bodyPr>
                      </wps:wsp>
                      <wps:wsp>
                        <wps:cNvPr id="42" name="文本框 13"/>
                        <wps:cNvSpPr txBox="1"/>
                        <wps:spPr>
                          <a:xfrm>
                            <a:off x="1853378" y="3414469"/>
                            <a:ext cx="1396264" cy="478790"/>
                          </a:xfrm>
                          <a:prstGeom prst="rect">
                            <a:avLst/>
                          </a:prstGeom>
                          <a:noFill/>
                        </wps:spPr>
                        <wps:txbx>
                          <w:txbxContent>
                            <w:p w14:paraId="3460FD9B"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wps:txbx>
                        <wps:bodyPr wrap="square" rtlCol="0">
                          <a:noAutofit/>
                        </wps:bodyPr>
                      </wps:wsp>
                      <wps:wsp>
                        <wps:cNvPr id="43" name="文本框 14"/>
                        <wps:cNvSpPr txBox="1"/>
                        <wps:spPr>
                          <a:xfrm>
                            <a:off x="1880892" y="0"/>
                            <a:ext cx="2012315" cy="478790"/>
                          </a:xfrm>
                          <a:prstGeom prst="rect">
                            <a:avLst/>
                          </a:prstGeom>
                          <a:noFill/>
                        </wps:spPr>
                        <wps:txbx>
                          <w:txbxContent>
                            <w:p w14:paraId="07EE02D9"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wps:txbx>
                        <wps:bodyPr wrap="square" rtlCol="0">
                          <a:noAutofit/>
                        </wps:bodyPr>
                      </wps:wsp>
                      <wpg:grpSp>
                        <wpg:cNvPr id="44" name="组合 44"/>
                        <wpg:cNvGrpSpPr/>
                        <wpg:grpSpPr>
                          <a:xfrm rot="913307">
                            <a:off x="246727" y="2558588"/>
                            <a:ext cx="1170011" cy="844062"/>
                            <a:chOff x="246727" y="2558588"/>
                            <a:chExt cx="1170011" cy="844062"/>
                          </a:xfrm>
                        </wpg:grpSpPr>
                        <wpg:grpSp>
                          <wpg:cNvPr id="45" name="组合 45"/>
                          <wpg:cNvGrpSpPr/>
                          <wpg:grpSpPr>
                            <a:xfrm>
                              <a:off x="276768" y="2716850"/>
                              <a:ext cx="1063869" cy="685800"/>
                              <a:chOff x="276768" y="2716850"/>
                              <a:chExt cx="1063869" cy="949569"/>
                            </a:xfrm>
                          </wpg:grpSpPr>
                          <wps:wsp>
                            <wps:cNvPr id="46" name="椭圆 46"/>
                            <wps:cNvSpPr/>
                            <wps:spPr>
                              <a:xfrm>
                                <a:off x="382277"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直接连接符 47"/>
                            <wps:cNvCnPr/>
                            <wps:spPr>
                              <a:xfrm>
                                <a:off x="276768"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 name="直接连接符 48"/>
                          <wps:cNvCnPr>
                            <a:cxnSpLocks/>
                          </wps:cNvCnPr>
                          <wps:spPr>
                            <a:xfrm>
                              <a:off x="246727" y="2558588"/>
                              <a:ext cx="1170011" cy="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49" name="组合 49"/>
                        <wpg:cNvGrpSpPr/>
                        <wpg:grpSpPr>
                          <a:xfrm rot="20495443">
                            <a:off x="2022517" y="2601658"/>
                            <a:ext cx="1063869" cy="820441"/>
                            <a:chOff x="2017969" y="2610894"/>
                            <a:chExt cx="1063869" cy="820441"/>
                          </a:xfrm>
                        </wpg:grpSpPr>
                        <wpg:grpSp>
                          <wpg:cNvPr id="50" name="组合 50"/>
                          <wpg:cNvGrpSpPr/>
                          <wpg:grpSpPr>
                            <a:xfrm>
                              <a:off x="2017969" y="2745535"/>
                              <a:ext cx="1063869" cy="685800"/>
                              <a:chOff x="2017969" y="2745535"/>
                              <a:chExt cx="1063869" cy="949569"/>
                            </a:xfrm>
                          </wpg:grpSpPr>
                          <wps:wsp>
                            <wps:cNvPr id="51" name="椭圆 51"/>
                            <wps:cNvSpPr/>
                            <wps:spPr>
                              <a:xfrm>
                                <a:off x="2123478" y="2745535"/>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直接连接符 52"/>
                            <wps:cNvCnPr/>
                            <wps:spPr>
                              <a:xfrm>
                                <a:off x="2017969" y="3695104"/>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3" name="组合 53"/>
                          <wpg:cNvGrpSpPr/>
                          <wpg:grpSpPr>
                            <a:xfrm>
                              <a:off x="2154963" y="2610894"/>
                              <a:ext cx="770081" cy="63502"/>
                              <a:chOff x="3038695" y="2648172"/>
                              <a:chExt cx="770081" cy="127003"/>
                            </a:xfrm>
                          </wpg:grpSpPr>
                          <wps:wsp>
                            <wps:cNvPr id="54" name="直接连接符 54"/>
                            <wps:cNvCnPr/>
                            <wps:spPr>
                              <a:xfrm>
                                <a:off x="3038695"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3097932"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3216405"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3334880"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3453354"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a:off x="3571827"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wps:spPr>
                              <a:xfrm>
                                <a:off x="3690303"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3808776"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a:off x="3157169"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3275642"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3394117"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65"/>
                            <wps:cNvCnPr/>
                            <wps:spPr>
                              <a:xfrm>
                                <a:off x="3512591"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直接连接符 66"/>
                            <wps:cNvCnPr/>
                            <wps:spPr>
                              <a:xfrm>
                                <a:off x="3631065"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3749539"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等腰三角形 68"/>
                        <wps:cNvSpPr/>
                        <wps:spPr>
                          <a:xfrm>
                            <a:off x="1034009" y="16539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等腰三角形 69"/>
                        <wps:cNvSpPr/>
                        <wps:spPr>
                          <a:xfrm>
                            <a:off x="2056241" y="16741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矩形 70"/>
                        <wps:cNvSpPr/>
                        <wps:spPr>
                          <a:xfrm>
                            <a:off x="841413" y="1349992"/>
                            <a:ext cx="1652425" cy="8550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直接连接符 71"/>
                        <wps:cNvCnPr/>
                        <wps:spPr>
                          <a:xfrm>
                            <a:off x="1667626" y="1349992"/>
                            <a:ext cx="0" cy="85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文本框 109"/>
                        <wps:cNvSpPr txBox="1"/>
                        <wps:spPr>
                          <a:xfrm>
                            <a:off x="2156888" y="1674140"/>
                            <a:ext cx="1469281" cy="478790"/>
                          </a:xfrm>
                          <a:prstGeom prst="rect">
                            <a:avLst/>
                          </a:prstGeom>
                          <a:noFill/>
                        </wps:spPr>
                        <wps:txbx>
                          <w:txbxContent>
                            <w:p w14:paraId="50EFE2A6"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wps:txbx>
                        <wps:bodyPr wrap="square" rtlCol="0">
                          <a:noAutofit/>
                        </wps:bodyPr>
                      </wps:wsp>
                      <wpg:grpSp>
                        <wpg:cNvPr id="73" name="组合 73"/>
                        <wpg:cNvGrpSpPr/>
                        <wpg:grpSpPr>
                          <a:xfrm rot="17402773">
                            <a:off x="69450" y="2325957"/>
                            <a:ext cx="1874896" cy="125473"/>
                            <a:chOff x="190385" y="2558621"/>
                            <a:chExt cx="1874896" cy="65830"/>
                          </a:xfrm>
                        </wpg:grpSpPr>
                        <wps:wsp>
                          <wps:cNvPr id="74" name="直接连接符 74"/>
                          <wps:cNvCnPr>
                            <a:cxnSpLocks/>
                          </wps:cNvCnPr>
                          <wps:spPr>
                            <a:xfrm rot="21563125" flipV="1">
                              <a:off x="190385" y="257873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直接连接符 75"/>
                          <wps:cNvCnPr>
                            <a:cxnSpLocks/>
                          </wps:cNvCnPr>
                          <wps:spPr>
                            <a:xfrm rot="21563125" flipV="1">
                              <a:off x="289063" y="2577674"/>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a:cxnSpLocks/>
                          </wps:cNvCnPr>
                          <wps:spPr>
                            <a:xfrm rot="21563125" flipV="1">
                              <a:off x="387742" y="257661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直接连接符 77"/>
                          <wps:cNvCnPr>
                            <a:cxnSpLocks/>
                          </wps:cNvCnPr>
                          <wps:spPr>
                            <a:xfrm rot="21563125" flipV="1">
                              <a:off x="486421" y="257555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直接连接符 78"/>
                          <wps:cNvCnPr>
                            <a:cxnSpLocks/>
                          </wps:cNvCnPr>
                          <wps:spPr>
                            <a:xfrm rot="21563125" flipV="1">
                              <a:off x="585100" y="257449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9"/>
                          <wps:cNvCnPr>
                            <a:cxnSpLocks/>
                          </wps:cNvCnPr>
                          <wps:spPr>
                            <a:xfrm rot="21563125" flipV="1">
                              <a:off x="683778" y="257344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a:cxnSpLocks/>
                          </wps:cNvCnPr>
                          <wps:spPr>
                            <a:xfrm rot="21563125" flipV="1">
                              <a:off x="782457" y="257238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接连接符 81"/>
                          <wps:cNvCnPr>
                            <a:cxnSpLocks/>
                          </wps:cNvCnPr>
                          <wps:spPr>
                            <a:xfrm rot="21563125" flipV="1">
                              <a:off x="881136" y="257132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接连接符 82"/>
                          <wps:cNvCnPr>
                            <a:cxnSpLocks/>
                          </wps:cNvCnPr>
                          <wps:spPr>
                            <a:xfrm rot="21563125" flipV="1">
                              <a:off x="979815" y="257026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a:cxnSpLocks/>
                          </wps:cNvCnPr>
                          <wps:spPr>
                            <a:xfrm rot="21563125" flipV="1">
                              <a:off x="1078493" y="256920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a:cxnSpLocks/>
                          </wps:cNvCnPr>
                          <wps:spPr>
                            <a:xfrm rot="21563125" flipV="1">
                              <a:off x="1177172" y="256814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接连接符 85"/>
                          <wps:cNvCnPr>
                            <a:cxnSpLocks/>
                          </wps:cNvCnPr>
                          <wps:spPr>
                            <a:xfrm rot="21563125" flipV="1">
                              <a:off x="1275851" y="256708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cxnSpLocks/>
                          </wps:cNvCnPr>
                          <wps:spPr>
                            <a:xfrm rot="21563125" flipV="1">
                              <a:off x="1374529" y="256603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cxnSpLocks/>
                          </wps:cNvCnPr>
                          <wps:spPr>
                            <a:xfrm rot="21563125" flipV="1">
                              <a:off x="1473209" y="256497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cxnSpLocks/>
                          </wps:cNvCnPr>
                          <wps:spPr>
                            <a:xfrm rot="21563125" flipV="1">
                              <a:off x="1571887" y="256391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cxnSpLocks/>
                          </wps:cNvCnPr>
                          <wps:spPr>
                            <a:xfrm rot="21563125" flipV="1">
                              <a:off x="1670566" y="256285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cxnSpLocks/>
                          </wps:cNvCnPr>
                          <wps:spPr>
                            <a:xfrm rot="21563125" flipV="1">
                              <a:off x="1769289" y="256179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cxnSpLocks/>
                          </wps:cNvCnPr>
                          <wps:spPr>
                            <a:xfrm rot="21563125" flipV="1">
                              <a:off x="1867924" y="256073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cxnSpLocks/>
                          </wps:cNvCnPr>
                          <wps:spPr>
                            <a:xfrm rot="21563125" flipV="1">
                              <a:off x="1966602" y="2559679"/>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cxnSpLocks/>
                          </wps:cNvCnPr>
                          <wps:spPr>
                            <a:xfrm rot="21563125" flipV="1">
                              <a:off x="2065281" y="255862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92ACC0" id="_x0000_s1044" style="position:absolute;left:0;text-align:left;margin-left:32.4pt;margin-top:450.5pt;width:271.7pt;height:246.6pt;z-index:251526144;mso-position-horizontal-relative:margin;mso-position-vertical-relative:page;mso-width-relative:margin;mso-height-relative:margin" coordorigin="-4003" coordsize="42935,38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">
                <v:shape id="等腰三角形 38" o:spid="_x0000_s1045" type="#_x0000_t5" style="position:absolute;left:15311;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" filled="f" strokecolor="black [3213]" strokeweight="4.5pt"/>
                <v:line id="直接连接符 39" o:spid="_x0000_s1046" style="position:absolute;flip:x;visibility:visible;mso-wrap-style:square" from="11439,3165" to="16410,1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" strokecolor="black [3200]">
                  <v:stroke dashstyle="dash" endcap="round"/>
                  <o:lock v:ext="edit" shapetype="f"/>
                </v:line>
                <v:line id="直接连接符 40" o:spid="_x0000_s1047" style="position:absolute;visibility:visible;mso-wrap-style:square" from="16410,3165" to="26529,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" strokecolor="black [3200]">
                  <v:stroke dashstyle="dash" endarrow="oval"/>
                  <o:lock v:ext="edit" shapetype="f"/>
                </v:line>
                <v:shape id="文本框 12" o:spid="_x0000_s1048" type="#_x0000_t202" style="position:absolute;left:-4003;top:34144;width:14796;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EA5A968"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v:textbox>
                </v:shape>
                <v:shape id="文本框 13" o:spid="_x0000_s1049" type="#_x0000_t202" style="position:absolute;left:18533;top:34144;width:13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460FD9B"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v:textbox>
                </v:shape>
                <v:shape id="文本框 14" o:spid="_x0000_s1050" type="#_x0000_t202" style="position:absolute;left:18808;width:20124;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7EE02D9"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v:textbox>
                </v:shape>
                <v:group id="组合 44" o:spid="_x0000_s1051" style="position:absolute;left:2467;top:25585;width:11700;height:8441;rotation:997575fd" coordorigin="2467,25585" coordsize="1170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">
                  <v:group id="组合 45" o:spid="_x0000_s1052" style="position:absolute;left:2767;top:27168;width:10639;height:6858" coordorigin="2767,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椭圆 46" o:spid="_x0000_s1053" style="position:absolute;left:3822;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" filled="f" strokecolor="black [3213]" strokeweight="2.25pt">
                      <v:stroke joinstyle="miter"/>
                    </v:oval>
                    <v:line id="直接连接符 47" o:spid="_x0000_s1054" style="position:absolute;visibility:visible;mso-wrap-style:square" from="2767,36664" to="13406,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QxAAAANsAAAAPAAAAZHJzL2Rvd25yZXYueG1sRI9Ba8JA&#10;FITvBf/D8oTe6sYi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Gzcb5DEAAAA2wAAAA8A&#10;AAAAAAAAAAAAAAAABwIAAGRycy9kb3ducmV2LnhtbFBLBQYAAAAAAwADALcAAAD4AgAAAAA=&#10;" strokecolor="black [3213]" strokeweight="2.25pt">
                      <v:stroke joinstyle="miter"/>
                    </v:line>
                  </v:group>
                  <v:line id="直接连接符 48" o:spid="_x0000_s1055" style="position:absolute;visibility:visible;mso-wrap-style:square" from="2467,25585" to="1416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" strokecolor="black [3200]" strokeweight="1.25pt">
                    <v:stroke dashstyle="dash"/>
                    <o:lock v:ext="edit" shapetype="f"/>
                  </v:line>
                </v:group>
                <v:group id="组合 49" o:spid="_x0000_s1056" style="position:absolute;left:20225;top:26016;width:10638;height:8204;rotation:-1206471fd" coordorigin="20179,26108" coordsize="10638,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">
                  <v:group id="组合 50" o:spid="_x0000_s1057" style="position:absolute;left:20179;top:27455;width:10639;height:6858" coordorigin="20179,27455"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椭圆 51" o:spid="_x0000_s1058" style="position:absolute;left:21234;top:27455;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RxAAAANsAAAAPAAAAZHJzL2Rvd25yZXYueG1sRI9Ra8Iw&#10;FIXfB/6HcIW9zdTB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Dj7oJHEAAAA2wAAAA8A&#10;AAAAAAAAAAAAAAAABwIAAGRycy9kb3ducmV2LnhtbFBLBQYAAAAAAwADALcAAAD4AgAAAAA=&#10;" filled="f" strokecolor="black [3213]" strokeweight="2.25pt">
                      <v:stroke joinstyle="miter"/>
                    </v:oval>
                    <v:line id="直接连接符 52" o:spid="_x0000_s1059" style="position:absolute;visibility:visible;mso-wrap-style:square" from="20179,36951" to="30818,3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group>
                  <v:group id="组合 53" o:spid="_x0000_s1060" style="position:absolute;left:21549;top:26108;width:7701;height:635" coordorigin="30386,26481" coordsize="7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直接连接符 54" o:spid="_x0000_s1061" style="position:absolute;visibility:visible;mso-wrap-style:square" from="30386,26481" to="3038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" strokecolor="black [3213]" strokeweight="1.25pt">
                      <v:stroke joinstyle="miter"/>
                    </v:line>
                    <v:line id="直接连接符 55" o:spid="_x0000_s1062" style="position:absolute;visibility:visible;mso-wrap-style:square" from="30979,26481" to="30979,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" strokecolor="black [3213]" strokeweight="1.25pt">
                      <v:stroke joinstyle="miter"/>
                    </v:line>
                    <v:line id="直接连接符 56" o:spid="_x0000_s1063" style="position:absolute;visibility:visible;mso-wrap-style:square" from="32164,26481" to="32164,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" strokecolor="black [3213]" strokeweight="1.25pt">
                      <v:stroke joinstyle="miter"/>
                    </v:line>
                    <v:line id="直接连接符 57" o:spid="_x0000_s1064" style="position:absolute;visibility:visible;mso-wrap-style:square" from="33348,26481" to="3334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" strokecolor="black [3213]" strokeweight="1.25pt">
                      <v:stroke joinstyle="miter"/>
                    </v:line>
                    <v:line id="直接连接符 58" o:spid="_x0000_s1065" style="position:absolute;visibility:visible;mso-wrap-style:square" from="34533,26481" to="3453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" strokecolor="black [3213]" strokeweight="1.25pt">
                      <v:stroke joinstyle="miter"/>
                    </v:line>
                    <v:line id="直接连接符 59" o:spid="_x0000_s1066" style="position:absolute;visibility:visible;mso-wrap-style:square" from="35718,26481" to="3571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" strokecolor="black [3213]" strokeweight="1.25pt">
                      <v:stroke joinstyle="miter"/>
                    </v:line>
                    <v:line id="直接连接符 60" o:spid="_x0000_s1067" style="position:absolute;visibility:visible;mso-wrap-style:square" from="36903,26481" to="3690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" strokecolor="black [3213]" strokeweight="1.25pt">
                      <v:stroke joinstyle="miter"/>
                    </v:line>
                    <v:line id="直接连接符 61" o:spid="_x0000_s1068" style="position:absolute;visibility:visible;mso-wrap-style:square" from="38087,26481" to="38087,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" strokecolor="black [3213]" strokeweight="1.25pt">
                      <v:stroke joinstyle="miter"/>
                    </v:line>
                    <v:line id="直接连接符 62" o:spid="_x0000_s1069" style="position:absolute;visibility:visible;mso-wrap-style:square" from="31571,26481" to="3157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" strokecolor="black [3213]" strokeweight="1.25pt">
                      <v:stroke joinstyle="miter"/>
                    </v:line>
                    <v:line id="直接连接符 63" o:spid="_x0000_s1070" style="position:absolute;visibility:visible;mso-wrap-style:square" from="32756,26481" to="3275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rMxAAAANsAAAAPAAAAZHJzL2Rvd25yZXYueG1sRI9PawIx&#10;FMTvQr9DeAUvUrO1oH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I1vCszEAAAA2wAAAA8A&#10;AAAAAAAAAAAAAAAABwIAAGRycy9kb3ducmV2LnhtbFBLBQYAAAAAAwADALcAAAD4AgAAAAA=&#10;" strokecolor="black [3213]" strokeweight="1.25pt">
                      <v:stroke joinstyle="miter"/>
                    </v:line>
                    <v:line id="直接连接符 64" o:spid="_x0000_s1071" style="position:absolute;visibility:visible;mso-wrap-style:square" from="33941,26481" to="3394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K4xAAAANsAAAAPAAAAZHJzL2Rvd25yZXYueG1sRI9PawIx&#10;FMTvQr9DeAUvUrOVo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AKGkrjEAAAA2wAAAA8A&#10;AAAAAAAAAAAAAAAABwIAAGRycy9kb3ducmV2LnhtbFBLBQYAAAAAAwADALcAAAD4AgAAAAA=&#10;" strokecolor="black [3213]" strokeweight="1.25pt">
                      <v:stroke joinstyle="miter"/>
                    </v:line>
                    <v:line id="直接连接符 65" o:spid="_x0000_s1072" style="position:absolute;visibility:visible;mso-wrap-style:square" from="35125,26481" to="3512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cjxAAAANsAAAAPAAAAZHJzL2Rvd25yZXYueG1sRI9PawIx&#10;FMTvQr9DeAUvUrMVq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G3KNyPEAAAA2wAAAA8A&#10;AAAAAAAAAAAAAAAABwIAAGRycy9kb3ducmV2LnhtbFBLBQYAAAAAAwADALcAAAD4AgAAAAA=&#10;" strokecolor="black [3213]" strokeweight="1.25pt">
                      <v:stroke joinstyle="miter"/>
                    </v:line>
                    <v:line id="直接连接符 66" o:spid="_x0000_s1073" style="position:absolute;visibility:visible;mso-wrap-style:square" from="36310,26481" to="36310,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" strokecolor="black [3213]" strokeweight="1.25pt">
                      <v:stroke joinstyle="miter"/>
                    </v:line>
                    <v:line id="直接连接符 67" o:spid="_x0000_s1074" style="position:absolute;visibility:visible;mso-wrap-style:square" from="37495,26481" to="3749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" strokecolor="black [3213]" strokeweight="1.25pt">
                      <v:stroke joinstyle="miter"/>
                    </v:line>
                  </v:group>
                </v:group>
                <v:shape id="等腰三角形 68" o:spid="_x0000_s1075" type="#_x0000_t5" style="position:absolute;left:10340;top:16539;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" filled="f" strokecolor="black [3213]" strokeweight="2.5pt">
                  <v:stroke dashstyle="3 1"/>
                </v:shape>
                <v:shape id="等腰三角形 69" o:spid="_x0000_s1076" type="#_x0000_t5" style="position:absolute;left:20562;top:16741;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" filled="f" strokecolor="black [3213]" strokeweight="2.5pt">
                  <v:stroke dashstyle="3 1"/>
                </v:shape>
                <v:rect id="矩形 70" o:spid="_x0000_s1077" style="position:absolute;left:8414;top:13499;width:16524;height:8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line id="直接连接符 71" o:spid="_x0000_s1078" style="position:absolute;visibility:visible;mso-wrap-style:square" from="16676,13499" to="16676,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" strokecolor="black [3213]" strokeweight="1pt">
                  <v:stroke joinstyle="miter"/>
                </v:line>
                <v:shape id="文本框 109" o:spid="_x0000_s1079" type="#_x0000_t202" style="position:absolute;left:21568;top:16741;width:1469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0EFE2A6"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v:textbox>
                </v:shape>
                <v:group id="组合 73" o:spid="_x0000_s1080" style="position:absolute;left:694;top:23259;width:18749;height:1255;rotation:-4584491fd" coordorigin="1903,25586" coordsize="1874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">
                  <v:line id="直接连接符 74" o:spid="_x0000_s1081" style="position:absolute;rotation:40277fd;flip:y;visibility:visible;mso-wrap-style:square" from="1903,25787" to="1903,2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QxAAAANsAAAAPAAAAZHJzL2Rvd25yZXYueG1sRI/NasMw&#10;EITvhb6D2EBvjZxSmu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Kr9mRDEAAAA2wAAAA8A&#10;AAAAAAAAAAAAAAAABwIAAGRycy9kb3ducmV2LnhtbFBLBQYAAAAAAwADALcAAAD4AgAAAAA=&#10;" strokecolor="black [3213]" strokeweight="1.25pt">
                    <v:stroke joinstyle="miter"/>
                    <o:lock v:ext="edit" shapetype="f"/>
                  </v:line>
                  <v:line id="直接连接符 75" o:spid="_x0000_s1082" style="position:absolute;rotation:40277fd;flip:y;visibility:visible;mso-wrap-style:square" from="2890,25776" to="2890,2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yLxAAAANsAAAAPAAAAZHJzL2Rvd25yZXYueG1sRI/NasMw&#10;EITvhb6D2EBvjZxCm+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MWxPIvEAAAA2wAAAA8A&#10;AAAAAAAAAAAAAAAABwIAAGRycy9kb3ducmV2LnhtbFBLBQYAAAAAAwADALcAAAD4AgAAAAA=&#10;" strokecolor="black [3213]" strokeweight="1.25pt">
                    <v:stroke joinstyle="miter"/>
                    <o:lock v:ext="edit" shapetype="f"/>
                  </v:line>
                  <v:line id="直接连接符 76" o:spid="_x0000_s1083" style="position:absolute;rotation:40277fd;flip:y;visibility:visible;mso-wrap-style:square" from="3877,25766" to="3877,2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" strokecolor="black [3213]" strokeweight="1.25pt">
                    <v:stroke joinstyle="miter"/>
                    <o:lock v:ext="edit" shapetype="f"/>
                  </v:line>
                  <v:line id="直接连接符 77" o:spid="_x0000_s1084" style="position:absolute;rotation:40277fd;flip:y;visibility:visible;mso-wrap-style:square" from="4864,25755" to="4864,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" strokecolor="black [3213]" strokeweight="1.25pt">
                    <v:stroke joinstyle="miter"/>
                    <o:lock v:ext="edit" shapetype="f"/>
                  </v:line>
                  <v:line id="直接连接符 78" o:spid="_x0000_s1085" style="position:absolute;rotation:40277fd;flip:y;visibility:visible;mso-wrap-style:square" from="5851,25744" to="5851,2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" strokecolor="black [3213]" strokeweight="1.25pt">
                    <v:stroke joinstyle="miter"/>
                    <o:lock v:ext="edit" shapetype="f"/>
                  </v:line>
                  <v:line id="直接连接符 79" o:spid="_x0000_s1086" style="position:absolute;rotation:40277fd;flip:y;visibility:visible;mso-wrap-style:square" from="6837,25734" to="6837,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" strokecolor="black [3213]" strokeweight="1.25pt">
                    <v:stroke joinstyle="miter"/>
                    <o:lock v:ext="edit" shapetype="f"/>
                  </v:line>
                  <v:line id="直接连接符 80" o:spid="_x0000_s1087" style="position:absolute;rotation:40277fd;flip:y;visibility:visible;mso-wrap-style:square" from="7824,25723" to="7824,2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" strokecolor="black [3213]" strokeweight="1.25pt">
                    <v:stroke joinstyle="miter"/>
                    <o:lock v:ext="edit" shapetype="f"/>
                  </v:line>
                  <v:line id="直接连接符 81" o:spid="_x0000_s1088" style="position:absolute;rotation:40277fd;flip:y;visibility:visible;mso-wrap-style:square" from="8811,25713" to="8811,2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" strokecolor="black [3213]" strokeweight="1.25pt">
                    <v:stroke joinstyle="miter"/>
                    <o:lock v:ext="edit" shapetype="f"/>
                  </v:line>
                  <v:line id="直接连接符 82" o:spid="_x0000_s1089" style="position:absolute;rotation:40277fd;flip:y;visibility:visible;mso-wrap-style:square" from="9798,25702" to="9798,2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" strokecolor="black [3213]" strokeweight="1.25pt">
                    <v:stroke joinstyle="miter"/>
                    <o:lock v:ext="edit" shapetype="f"/>
                  </v:line>
                  <v:line id="直接连接符 83" o:spid="_x0000_s1090" style="position:absolute;rotation:40277fd;flip:y;visibility:visible;mso-wrap-style:square" from="10784,25692" to="10784,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FDwwAAANsAAAAPAAAAZHJzL2Rvd25yZXYueG1sRI9Ba8JA&#10;FITvQv/D8gq9mY0W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EMFxQ8MAAADbAAAADwAA&#10;AAAAAAAAAAAAAAAHAgAAZHJzL2Rvd25yZXYueG1sUEsFBgAAAAADAAMAtwAAAPcCAAAAAA==&#10;" strokecolor="black [3213]" strokeweight="1.25pt">
                    <v:stroke joinstyle="miter"/>
                    <o:lock v:ext="edit" shapetype="f"/>
                  </v:line>
                  <v:line id="直接连接符 84" o:spid="_x0000_s1091" style="position:absolute;rotation:40277fd;flip:y;visibility:visible;mso-wrap-style:square" from="11771,25681" to="11771,2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k3wwAAANsAAAAPAAAAZHJzL2Rvd25yZXYueG1sRI9Ba8JA&#10;FITvQv/D8gq9mY1S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nyjpN8MAAADbAAAADwAA&#10;AAAAAAAAAAAAAAAHAgAAZHJzL2Rvd25yZXYueG1sUEsFBgAAAAADAAMAtwAAAPcCAAAAAA==&#10;" strokecolor="black [3213]" strokeweight="1.25pt">
                    <v:stroke joinstyle="miter"/>
                    <o:lock v:ext="edit" shapetype="f"/>
                  </v:line>
                  <v:line id="直接连接符 85" o:spid="_x0000_s1092" style="position:absolute;rotation:40277fd;flip:y;visibility:visible;mso-wrap-style:square" from="12758,25670" to="12758,2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yswwAAANsAAAAPAAAAZHJzL2Rvd25yZXYueG1sRI9Ba8JA&#10;FITvQv/D8gq9mY1CJa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8GRMrMMAAADbAAAADwAA&#10;AAAAAAAAAAAAAAAHAgAAZHJzL2Rvd25yZXYueG1sUEsFBgAAAAADAAMAtwAAAPcCAAAAAA==&#10;" strokecolor="black [3213]" strokeweight="1.25pt">
                    <v:stroke joinstyle="miter"/>
                    <o:lock v:ext="edit" shapetype="f"/>
                  </v:line>
                  <v:line id="直接连接符 86" o:spid="_x0000_s1093" style="position:absolute;rotation:40277fd;flip:y;visibility:visible;mso-wrap-style:square" from="13745,25660" to="13745,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" strokecolor="black [3213]" strokeweight="1.25pt">
                    <v:stroke joinstyle="miter"/>
                    <o:lock v:ext="edit" shapetype="f"/>
                  </v:line>
                  <v:line id="直接连接符 87" o:spid="_x0000_s1094" style="position:absolute;rotation:40277fd;flip:y;visibility:visible;mso-wrap-style:square" from="14732,25649" to="14732,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" strokecolor="black [3213]" strokeweight="1.25pt">
                    <v:stroke joinstyle="miter"/>
                    <o:lock v:ext="edit" shapetype="f"/>
                  </v:line>
                  <v:line id="直接连接符 88" o:spid="_x0000_s1095" style="position:absolute;rotation:40277fd;flip:y;visibility:visible;mso-wrap-style:square" from="15718,25639" to="15718,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" strokecolor="black [3213]" strokeweight="1.25pt">
                    <v:stroke joinstyle="miter"/>
                    <o:lock v:ext="edit" shapetype="f"/>
                  </v:line>
                  <v:line id="直接连接符 89" o:spid="_x0000_s1096" style="position:absolute;rotation:40277fd;flip:y;visibility:visible;mso-wrap-style:square" from="16705,25628" to="16705,2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" strokecolor="black [3213]" strokeweight="1.25pt">
                    <v:stroke joinstyle="miter"/>
                    <o:lock v:ext="edit" shapetype="f"/>
                  </v:line>
                  <v:line id="直接连接符 90" o:spid="_x0000_s1097" style="position:absolute;rotation:40277fd;flip:y;visibility:visible;mso-wrap-style:square" from="17692,25617" to="17692,26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" strokecolor="black [3213]" strokeweight="1.25pt">
                    <v:stroke joinstyle="miter"/>
                    <o:lock v:ext="edit" shapetype="f"/>
                  </v:line>
                  <v:line id="直接连接符 91" o:spid="_x0000_s1098" style="position:absolute;rotation:40277fd;flip:y;visibility:visible;mso-wrap-style:square" from="18679,25607" to="18679,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" strokecolor="black [3213]" strokeweight="1.25pt">
                    <v:stroke joinstyle="miter"/>
                    <o:lock v:ext="edit" shapetype="f"/>
                  </v:line>
                  <v:line id="直接连接符 92" o:spid="_x0000_s1099" style="position:absolute;rotation:40277fd;flip:y;visibility:visible;mso-wrap-style:square" from="19666,25596" to="19666,2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" strokecolor="black [3213]" strokeweight="1.25pt">
                    <v:stroke joinstyle="miter"/>
                    <o:lock v:ext="edit" shapetype="f"/>
                  </v:line>
                  <v:line id="直接连接符 93" o:spid="_x0000_s1100" style="position:absolute;rotation:40277fd;flip:y;visibility:visible;mso-wrap-style:square" from="20652,25586" to="20652,2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" strokecolor="black [3213]" strokeweight="1.25pt">
                    <v:stroke joinstyle="miter"/>
                    <o:lock v:ext="edit" shapetype="f"/>
                  </v:line>
                </v:group>
                <w10:wrap type="topAndBottom" anchorx="margin" anchory="page"/>
              </v:group>
            </w:pict>
          </mc:Fallback>
        </mc:AlternateContent>
      </w:r>
      <w:r w:rsidR="0067117D">
        <w:rPr>
          <w:noProof/>
        </w:rPr>
        <mc:AlternateContent>
          <mc:Choice Requires="wps">
            <w:drawing>
              <wp:anchor distT="0" distB="0" distL="114300" distR="114300" simplePos="0" relativeHeight="251528192" behindDoc="0" locked="0" layoutInCell="1" allowOverlap="1" wp14:anchorId="64B8C61B" wp14:editId="5ABF33F1">
                <wp:simplePos x="0" y="0"/>
                <wp:positionH relativeFrom="column">
                  <wp:posOffset>342900</wp:posOffset>
                </wp:positionH>
                <wp:positionV relativeFrom="paragraph">
                  <wp:posOffset>5163820</wp:posOffset>
                </wp:positionV>
                <wp:extent cx="345059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02E6AE08" w14:textId="5928DC3B" w:rsidR="00883512" w:rsidRPr="0067117D" w:rsidRDefault="00883512"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8C61B" id="文本框 96" o:spid="_x0000_s1101" type="#_x0000_t202" style="position:absolute;left:0;text-align:left;margin-left:27pt;margin-top:406.6pt;width:271.7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HMQAIAAGgEAAAOAAAAZHJzL2Uyb0RvYy54bWysVMGO0zAQvSPxD5bvNO0urd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" stroked="f">
                <v:textbox style="mso-fit-shape-to-text:t" inset="0,0,0,0">
                  <w:txbxContent>
                    <w:p w14:paraId="02E6AE08" w14:textId="5928DC3B" w:rsidR="00883512" w:rsidRPr="0067117D" w:rsidRDefault="00883512"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v:textbox>
                <w10:wrap type="topAndBottom"/>
              </v:shape>
            </w:pict>
          </mc:Fallback>
        </mc:AlternateContent>
      </w:r>
      <w:r w:rsidR="0067117D" w:rsidRPr="0067117D">
        <w:rPr>
          <w:rFonts w:hint="eastAsia"/>
        </w:rPr>
        <w:t>以左右</w:t>
      </w:r>
      <w:r w:rsidR="0067117D" w:rsidRPr="0067117D">
        <w:rPr>
          <w:rFonts w:hint="eastAsia"/>
        </w:rPr>
        <w:t>3D</w:t>
      </w:r>
      <w:r w:rsidR="0067117D" w:rsidRPr="0067117D">
        <w:rPr>
          <w:rFonts w:hint="eastAsia"/>
        </w:rPr>
        <w:t>格式的立体视频为例，如</w:t>
      </w:r>
      <w:r w:rsidR="00213E78">
        <w:rPr>
          <w:rFonts w:hint="eastAsia"/>
        </w:rPr>
        <w:t>下图</w:t>
      </w:r>
      <w:r w:rsidR="00213E78">
        <w:rPr>
          <w:rFonts w:hint="eastAsia"/>
        </w:rPr>
        <w:t>2-2</w:t>
      </w:r>
      <w:r w:rsidR="0067117D" w:rsidRPr="0067117D">
        <w:rPr>
          <w:rFonts w:hint="eastAsia"/>
        </w:rPr>
        <w:t>所示，在观看某一帧左右</w:t>
      </w:r>
      <w:r w:rsidR="0067117D" w:rsidRPr="0067117D">
        <w:rPr>
          <w:rFonts w:hint="eastAsia"/>
        </w:rPr>
        <w:t>3D</w:t>
      </w:r>
      <w:r w:rsidR="0067117D" w:rsidRPr="0067117D">
        <w:rPr>
          <w:rFonts w:hint="eastAsia"/>
        </w:rPr>
        <w:t>格式的画面时，借助于偏振式眼镜，显示屏的左半边画面和右半边画面分别只成像于左眼和右眼视网膜。人脑能从左右眼差异中感知到画面所表达的物体的位置，并转动眼球调整视轴使其交汇于人脑感知的物体位置。但为了在视网膜上投影出清晰的画面，晶状体必须聚焦于屏幕上。此时晶状体聚焦的点被调节在显示屏上，视轴却会聚到了显示屏之后。而在实际视物时，人眼的晶状体聚焦的点和视轴汇聚的点是一致的。</w:t>
      </w:r>
    </w:p>
    <w:p w14:paraId="0983F81D" w14:textId="28176530" w:rsidR="0067117D" w:rsidRDefault="0067117D" w:rsidP="0067117D">
      <w:pPr>
        <w:ind w:firstLine="480"/>
      </w:pPr>
    </w:p>
    <w:p w14:paraId="7EE9488E" w14:textId="17A4EF5D" w:rsidR="00961576" w:rsidRDefault="005C7F0F" w:rsidP="005C7F0F">
      <w:pPr>
        <w:ind w:firstLine="480"/>
      </w:pPr>
      <w:r w:rsidRPr="005C7F0F">
        <w:rPr>
          <w:rFonts w:hint="eastAsia"/>
        </w:rPr>
        <w:t>观看立体视频时，这种晶状体和眼球视轴的调节不一致被称为辐辏</w:t>
      </w:r>
      <w:r w:rsidRPr="005C7F0F">
        <w:rPr>
          <w:rFonts w:hint="eastAsia"/>
        </w:rPr>
        <w:t>-</w:t>
      </w:r>
      <w:r w:rsidRPr="005C7F0F">
        <w:rPr>
          <w:rFonts w:hint="eastAsia"/>
        </w:rPr>
        <w:t>调节冲</w:t>
      </w:r>
      <w:r w:rsidRPr="005C7F0F">
        <w:rPr>
          <w:rFonts w:hint="eastAsia"/>
        </w:rPr>
        <w:lastRenderedPageBreak/>
        <w:t>突。根据日本早稻田大学的</w:t>
      </w:r>
      <w:r w:rsidRPr="005C7F0F">
        <w:rPr>
          <w:rFonts w:hint="eastAsia"/>
        </w:rPr>
        <w:t>Shibata Takashi</w:t>
      </w:r>
      <w:r w:rsidRPr="005C7F0F">
        <w:rPr>
          <w:rFonts w:hint="eastAsia"/>
        </w:rPr>
        <w:t>的研究</w:t>
      </w:r>
      <w:r w:rsidR="00725F09">
        <w:rPr>
          <w:vertAlign w:val="superscript"/>
        </w:rPr>
        <w:t>[</w:t>
      </w:r>
      <w:r w:rsidR="00942AF1">
        <w:rPr>
          <w:vertAlign w:val="superscript"/>
        </w:rPr>
        <w:t>1</w:t>
      </w:r>
      <w:r w:rsidR="008B25F6">
        <w:rPr>
          <w:rFonts w:hint="eastAsia"/>
          <w:vertAlign w:val="superscript"/>
        </w:rPr>
        <w:t>1</w:t>
      </w:r>
      <w:r w:rsidR="00725F09">
        <w:rPr>
          <w:vertAlign w:val="superscript"/>
        </w:rPr>
        <w:t>]</w:t>
      </w:r>
      <w:r w:rsidRPr="005C7F0F">
        <w:rPr>
          <w:rFonts w:hint="eastAsia"/>
        </w:rPr>
        <w:t>，一定范围内的辐辏</w:t>
      </w:r>
      <w:r w:rsidRPr="005C7F0F">
        <w:rPr>
          <w:rFonts w:hint="eastAsia"/>
        </w:rPr>
        <w:t>-</w:t>
      </w:r>
      <w:r w:rsidRPr="005C7F0F">
        <w:rPr>
          <w:rFonts w:hint="eastAsia"/>
        </w:rPr>
        <w:t>调节冲突并不会导致明显不适，这个范围被称为舒适区（</w:t>
      </w:r>
      <w:r w:rsidRPr="005C7F0F">
        <w:rPr>
          <w:rFonts w:hint="eastAsia"/>
        </w:rPr>
        <w:t>ZoC</w:t>
      </w:r>
      <w:r w:rsidRPr="005C7F0F">
        <w:rPr>
          <w:rFonts w:hint="eastAsia"/>
        </w:rPr>
        <w:t>）。在观看距离为</w:t>
      </w:r>
      <w:r w:rsidRPr="005C7F0F">
        <w:rPr>
          <w:rFonts w:hint="eastAsia"/>
        </w:rPr>
        <w:t>0.3</w:t>
      </w:r>
      <w:r w:rsidRPr="005C7F0F">
        <w:rPr>
          <w:rFonts w:hint="eastAsia"/>
        </w:rPr>
        <w:t>米（一般移动设备的建议观看距离）时，舒适区定义下的视轴汇聚点距离约为</w:t>
      </w:r>
      <w:r w:rsidRPr="005C7F0F">
        <w:rPr>
          <w:rFonts w:hint="eastAsia"/>
        </w:rPr>
        <w:t>0.2</w:t>
      </w:r>
      <w:r w:rsidRPr="005C7F0F">
        <w:rPr>
          <w:rFonts w:hint="eastAsia"/>
        </w:rPr>
        <w:t>到</w:t>
      </w:r>
      <w:r w:rsidRPr="005C7F0F">
        <w:rPr>
          <w:rFonts w:hint="eastAsia"/>
        </w:rPr>
        <w:t>0.6</w:t>
      </w:r>
      <w:r w:rsidRPr="005C7F0F">
        <w:rPr>
          <w:rFonts w:hint="eastAsia"/>
        </w:rPr>
        <w:t>米，在观看距离为</w:t>
      </w:r>
      <w:r w:rsidRPr="005C7F0F">
        <w:rPr>
          <w:rFonts w:hint="eastAsia"/>
        </w:rPr>
        <w:t>3</w:t>
      </w:r>
      <w:r w:rsidRPr="005C7F0F">
        <w:rPr>
          <w:rFonts w:hint="eastAsia"/>
        </w:rPr>
        <w:t>米（一般电视的建议观看距离）时，视轴汇聚点的舒适区距离约为</w:t>
      </w:r>
      <w:r w:rsidRPr="005C7F0F">
        <w:rPr>
          <w:rFonts w:hint="eastAsia"/>
        </w:rPr>
        <w:t>1.2</w:t>
      </w:r>
      <w:r w:rsidRPr="005C7F0F">
        <w:rPr>
          <w:rFonts w:hint="eastAsia"/>
        </w:rPr>
        <w:t>米到无穷大。超过舒适区的辐辏</w:t>
      </w:r>
      <w:r w:rsidRPr="005C7F0F">
        <w:rPr>
          <w:rFonts w:hint="eastAsia"/>
        </w:rPr>
        <w:t>-</w:t>
      </w:r>
      <w:r w:rsidRPr="005C7F0F">
        <w:rPr>
          <w:rFonts w:hint="eastAsia"/>
        </w:rPr>
        <w:t>调节冲突被认为会导致不适。</w:t>
      </w:r>
    </w:p>
    <w:p w14:paraId="6DE722F3" w14:textId="4947282C" w:rsidR="00725F09" w:rsidRDefault="00725F09" w:rsidP="005C7F0F">
      <w:pPr>
        <w:ind w:firstLine="480"/>
      </w:pPr>
      <w:r w:rsidRPr="00725F09">
        <w:rPr>
          <w:rFonts w:hint="eastAsia"/>
        </w:rPr>
        <w:t>当人脑所感知到的物体位置越近，眼球所要转动的角度越大，眼球越容易疲劳。当视差为正，即某物体在右半画面中的相对位置比在左画面中的相对位置靠右时，物体的感知位置较远，人脑认为物体沉入屏幕内。反之，视差为负时，感知位置较近，人脑认为物体浮于屏幕外。较大的负视差会使辐辏</w:t>
      </w:r>
      <w:r w:rsidRPr="00725F09">
        <w:rPr>
          <w:rFonts w:hint="eastAsia"/>
        </w:rPr>
        <w:t>-</w:t>
      </w:r>
      <w:r w:rsidRPr="00725F09">
        <w:rPr>
          <w:rFonts w:hint="eastAsia"/>
        </w:rPr>
        <w:t>调节冲突落在舒适区之外，导致舒适度的降低。</w:t>
      </w:r>
    </w:p>
    <w:p w14:paraId="2F8A960C" w14:textId="77777777" w:rsidR="00704DCA" w:rsidRDefault="008A4B88" w:rsidP="00F578FB">
      <w:pPr>
        <w:ind w:firstLine="480"/>
        <w:rPr>
          <w:ins w:id="257" w:author="王 家才" w:date="2019-06-08T16:27:00Z"/>
        </w:rPr>
      </w:pPr>
      <w:ins w:id="258" w:author="王 家才" w:date="2019-06-08T15:25:00Z">
        <w:r>
          <w:rPr>
            <w:rFonts w:hint="eastAsia"/>
          </w:rPr>
          <w:t>当画面存在运动时，由于</w:t>
        </w:r>
      </w:ins>
      <w:ins w:id="259" w:author="王 家才" w:date="2019-06-08T15:26:00Z">
        <w:r>
          <w:rPr>
            <w:rFonts w:hint="eastAsia"/>
          </w:rPr>
          <w:t>视觉暂留现象的存在，为看清物体，人眼需要保持运动物体在视网膜上的位置相对静止，因而需要眼球转动以追踪运动</w:t>
        </w:r>
      </w:ins>
      <w:ins w:id="260" w:author="王 家才" w:date="2019-06-08T15:27:00Z">
        <w:r>
          <w:rPr>
            <w:rFonts w:hint="eastAsia"/>
          </w:rPr>
          <w:t>物体。若运动较快或画面持续运动时，眼球肌肉长时间的紧张</w:t>
        </w:r>
      </w:ins>
      <w:ins w:id="261" w:author="王 家才" w:date="2019-06-08T15:28:00Z">
        <w:r w:rsidR="00A50B71">
          <w:rPr>
            <w:rFonts w:hint="eastAsia"/>
          </w:rPr>
          <w:t>也</w:t>
        </w:r>
      </w:ins>
      <w:ins w:id="262" w:author="王 家才" w:date="2019-06-08T15:27:00Z">
        <w:r>
          <w:rPr>
            <w:rFonts w:hint="eastAsia"/>
          </w:rPr>
          <w:t>会导致舒适度的下降。</w:t>
        </w:r>
      </w:ins>
    </w:p>
    <w:p w14:paraId="49DCF34E" w14:textId="05191D6D" w:rsidR="00725F09" w:rsidRDefault="00725F09" w:rsidP="00F578FB">
      <w:pPr>
        <w:ind w:firstLine="480"/>
      </w:pPr>
      <w:del w:id="263" w:author="王 家才" w:date="2019-06-08T15:27:00Z">
        <w:r w:rsidRPr="00725F09" w:rsidDel="008A4B88">
          <w:rPr>
            <w:rFonts w:hint="eastAsia"/>
          </w:rPr>
          <w:delText>当左右眼画面差异较大时，例如左眼画面与右眼画面完全不相关，或左右眼画面存在垂直视差，此时无论如何调节眼球，人脑都无法对左右眼画面进行匹配，此时会产生强烈的不适感。</w:delText>
        </w:r>
      </w:del>
    </w:p>
    <w:p w14:paraId="177BF059" w14:textId="59D492AF" w:rsidR="00EF6524" w:rsidRDefault="00EF6524">
      <w:pPr>
        <w:widowControl/>
        <w:adjustRightInd/>
        <w:snapToGrid/>
        <w:spacing w:line="240" w:lineRule="auto"/>
        <w:ind w:firstLineChars="0" w:firstLine="0"/>
        <w:jc w:val="left"/>
      </w:pPr>
      <w:r>
        <w:br w:type="page"/>
      </w:r>
    </w:p>
    <w:p w14:paraId="53BB31BF" w14:textId="71D6F360" w:rsidR="00725F09" w:rsidRDefault="00725F09" w:rsidP="00DF5BB6">
      <w:pPr>
        <w:pStyle w:val="1"/>
        <w:numPr>
          <w:ilvl w:val="0"/>
          <w:numId w:val="12"/>
        </w:numPr>
      </w:pPr>
      <w:bookmarkStart w:id="264" w:name="_Toc10898672"/>
      <w:r w:rsidRPr="00725F09">
        <w:rPr>
          <w:rFonts w:hint="eastAsia"/>
        </w:rPr>
        <w:lastRenderedPageBreak/>
        <w:t>基于统计学的立体视频舒适度评价算法</w:t>
      </w:r>
      <w:bookmarkEnd w:id="264"/>
    </w:p>
    <w:p w14:paraId="5E43A02F" w14:textId="637A5176" w:rsidR="00725F09" w:rsidRDefault="00725F09" w:rsidP="00725F09">
      <w:pPr>
        <w:ind w:firstLine="480"/>
      </w:pPr>
      <w:r w:rsidRPr="00725F09">
        <w:rPr>
          <w:rFonts w:hint="eastAsia"/>
        </w:rPr>
        <w:t>本章介绍一种基于统计学的立体视频舒适度评价算法。算法主要考虑立体视频的视差和运动矢量信息，利用统计学方法总结出视频帧内的视差分布规律和帧间的运动规律，通过视差和运动矢量的统计学特征来以较低的时间复杂度得出该视频帧大体上的舒适度估计值，在短时间内对视频序列整体上的观看体验给出客观评价。算法在对每一帧进行舒适度估计值解算的同时，</w:t>
      </w:r>
      <w:del w:id="265" w:author="王 家才" w:date="2019-06-08T15:29:00Z">
        <w:r w:rsidRPr="00725F09" w:rsidDel="00895ADE">
          <w:rPr>
            <w:rFonts w:hint="eastAsia"/>
          </w:rPr>
          <w:delText>若某帧的视差特征被识别为可能导致不适，算法</w:delText>
        </w:r>
      </w:del>
      <w:r w:rsidRPr="00725F09">
        <w:rPr>
          <w:rFonts w:hint="eastAsia"/>
        </w:rPr>
        <w:t>尝试对</w:t>
      </w:r>
      <w:ins w:id="266" w:author="王 家才" w:date="2019-06-08T15:29:00Z">
        <w:r w:rsidR="00895ADE">
          <w:rPr>
            <w:rFonts w:hint="eastAsia"/>
          </w:rPr>
          <w:t>不适帧</w:t>
        </w:r>
      </w:ins>
      <w:del w:id="267" w:author="王 家才" w:date="2019-06-08T15:29:00Z">
        <w:r w:rsidRPr="00725F09" w:rsidDel="00895ADE">
          <w:rPr>
            <w:rFonts w:hint="eastAsia"/>
          </w:rPr>
          <w:delText>其</w:delText>
        </w:r>
      </w:del>
      <w:r w:rsidRPr="00725F09">
        <w:rPr>
          <w:rFonts w:hint="eastAsia"/>
        </w:rPr>
        <w:t>进行视差调节并计算通过视差重映射所能提高的舒适度值。</w:t>
      </w:r>
    </w:p>
    <w:p w14:paraId="1BE4CF0C" w14:textId="6CC49AB3" w:rsidR="0065550B" w:rsidRDefault="0065550B" w:rsidP="0065550B">
      <w:pPr>
        <w:pStyle w:val="2"/>
        <w:numPr>
          <w:ilvl w:val="1"/>
          <w:numId w:val="5"/>
        </w:numPr>
        <w:ind w:firstLineChars="0"/>
      </w:pPr>
      <w:bookmarkStart w:id="268" w:name="_Toc10898673"/>
      <w:r w:rsidRPr="0065550B">
        <w:rPr>
          <w:rFonts w:hint="eastAsia"/>
        </w:rPr>
        <w:t>算法考虑的舒适度影响因素</w:t>
      </w:r>
      <w:bookmarkEnd w:id="268"/>
    </w:p>
    <w:p w14:paraId="4D6FAA8E" w14:textId="546AA008" w:rsidR="0065550B" w:rsidRDefault="0065550B" w:rsidP="0065550B">
      <w:pPr>
        <w:ind w:firstLine="480"/>
      </w:pPr>
      <w:r w:rsidRPr="0065550B">
        <w:rPr>
          <w:rFonts w:hint="eastAsia"/>
        </w:rPr>
        <w:t>现有研究已确定的影响立体视频舒适度的因素多种多样，在数据传输上主要有立体视频的非保真编码和有损传输等，在图像本身客观参数上主要有分辨率、亮度、对比度等，在</w:t>
      </w:r>
      <w:r w:rsidRPr="0065550B">
        <w:rPr>
          <w:rFonts w:hint="eastAsia"/>
        </w:rPr>
        <w:t>3D</w:t>
      </w:r>
      <w:r w:rsidRPr="0065550B">
        <w:rPr>
          <w:rFonts w:hint="eastAsia"/>
        </w:rPr>
        <w:t>内容特性上有景深变化范围、视差变化范围、辐辏</w:t>
      </w:r>
      <w:r w:rsidRPr="0065550B">
        <w:rPr>
          <w:rFonts w:hint="eastAsia"/>
        </w:rPr>
        <w:t>-</w:t>
      </w:r>
      <w:r w:rsidRPr="0065550B">
        <w:rPr>
          <w:rFonts w:hint="eastAsia"/>
        </w:rPr>
        <w:t>调节冲突、画面运动等各种因素。在用于快速估计立体视频舒适度的计算模型中，显然不可能考虑所有影响因素。当前多数关于立体视频舒适度的研究认为视差是与立体视频舒适度相关性最强的一个因素，多数舒适度评价模型也都考虑了视差对舒适度的影响。本文为保证舒适度最终估计值的准确性，考虑到特征提取算法的计算资源消耗，在视差的基础上，选择较为容易通过计算获取的帧间运动矢量信息作为视差对舒适度影响的补充。下面分两个小结分别对选取视差和运动矢量作为舒适度主要影响因素的合理性和正确性进行论述。</w:t>
      </w:r>
    </w:p>
    <w:p w14:paraId="198A446D" w14:textId="09692E7F" w:rsidR="0065550B" w:rsidRDefault="0065550B" w:rsidP="0065550B">
      <w:pPr>
        <w:pStyle w:val="3"/>
        <w:numPr>
          <w:ilvl w:val="0"/>
          <w:numId w:val="6"/>
        </w:numPr>
        <w:ind w:firstLineChars="0"/>
      </w:pPr>
      <w:bookmarkStart w:id="269" w:name="_Toc10898674"/>
      <w:r w:rsidRPr="0065550B">
        <w:rPr>
          <w:rFonts w:hint="eastAsia"/>
        </w:rPr>
        <w:lastRenderedPageBreak/>
        <w:t>立体视频帧画面内视差</w:t>
      </w:r>
      <w:bookmarkEnd w:id="269"/>
    </w:p>
    <w:p w14:paraId="2329864B" w14:textId="6EC2B50D" w:rsidR="0065550B" w:rsidRDefault="00F13D18" w:rsidP="0065550B">
      <w:pPr>
        <w:ind w:firstLine="480"/>
      </w:pPr>
      <w:r>
        <w:rPr>
          <w:noProof/>
        </w:rPr>
        <mc:AlternateContent>
          <mc:Choice Requires="wps">
            <w:drawing>
              <wp:anchor distT="0" distB="0" distL="114300" distR="114300" simplePos="0" relativeHeight="251530240" behindDoc="0" locked="0" layoutInCell="1" allowOverlap="1" wp14:anchorId="52EEFED5" wp14:editId="639FC36A">
                <wp:simplePos x="0" y="0"/>
                <wp:positionH relativeFrom="column">
                  <wp:posOffset>952500</wp:posOffset>
                </wp:positionH>
                <wp:positionV relativeFrom="page">
                  <wp:posOffset>9418320</wp:posOffset>
                </wp:positionV>
                <wp:extent cx="3368040" cy="220345"/>
                <wp:effectExtent l="0" t="0" r="3810" b="8255"/>
                <wp:wrapTopAndBottom/>
                <wp:docPr id="204" name="文本框 204"/>
                <wp:cNvGraphicFramePr/>
                <a:graphic xmlns:a="http://schemas.openxmlformats.org/drawingml/2006/main">
                  <a:graphicData uri="http://schemas.microsoft.com/office/word/2010/wordprocessingShape">
                    <wps:wsp>
                      <wps:cNvSpPr txBox="1"/>
                      <wps:spPr>
                        <a:xfrm>
                          <a:off x="0" y="0"/>
                          <a:ext cx="3368040" cy="220345"/>
                        </a:xfrm>
                        <a:prstGeom prst="rect">
                          <a:avLst/>
                        </a:prstGeom>
                        <a:solidFill>
                          <a:prstClr val="white"/>
                        </a:solidFill>
                        <a:ln>
                          <a:noFill/>
                        </a:ln>
                      </wps:spPr>
                      <wps:txbx>
                        <w:txbxContent>
                          <w:p w14:paraId="7AEF2E9E" w14:textId="5829A2FC" w:rsidR="00883512" w:rsidRPr="00323555" w:rsidRDefault="00883512"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EEFED5" id="文本框 204" o:spid="_x0000_s1102" type="#_x0000_t202" style="position:absolute;left:0;text-align:left;margin-left:75pt;margin-top:741.6pt;width:265.2pt;height:17.3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" stroked="f">
                <v:textbox style="mso-fit-shape-to-text:t" inset="0,0,0,0">
                  <w:txbxContent>
                    <w:p w14:paraId="7AEF2E9E" w14:textId="5829A2FC" w:rsidR="00883512" w:rsidRPr="00323555" w:rsidRDefault="00883512"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v:textbox>
                <w10:wrap type="topAndBottom" anchory="page"/>
              </v:shape>
            </w:pict>
          </mc:Fallback>
        </mc:AlternateContent>
      </w:r>
      <w:r>
        <w:rPr>
          <w:noProof/>
        </w:rPr>
        <w:drawing>
          <wp:anchor distT="0" distB="0" distL="114300" distR="114300" simplePos="0" relativeHeight="251529216" behindDoc="0" locked="0" layoutInCell="1" allowOverlap="1" wp14:anchorId="00A97728" wp14:editId="7350AA1F">
            <wp:simplePos x="0" y="0"/>
            <wp:positionH relativeFrom="margin">
              <wp:posOffset>952500</wp:posOffset>
            </wp:positionH>
            <wp:positionV relativeFrom="page">
              <wp:posOffset>5364480</wp:posOffset>
            </wp:positionV>
            <wp:extent cx="3368040" cy="399986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8040" cy="3999865"/>
                    </a:xfrm>
                    <a:prstGeom prst="rect">
                      <a:avLst/>
                    </a:prstGeom>
                    <a:noFill/>
                  </pic:spPr>
                </pic:pic>
              </a:graphicData>
            </a:graphic>
            <wp14:sizeRelH relativeFrom="margin">
              <wp14:pctWidth>0</wp14:pctWidth>
            </wp14:sizeRelH>
            <wp14:sizeRelV relativeFrom="margin">
              <wp14:pctHeight>0</wp14:pctHeight>
            </wp14:sizeRelV>
          </wp:anchor>
        </w:drawing>
      </w:r>
      <w:r w:rsidR="0065550B" w:rsidRPr="0065550B">
        <w:rPr>
          <w:rFonts w:hint="eastAsia"/>
        </w:rPr>
        <w:t>根据双目立体视觉的形成原理，左右眼的视差是携带景深信息的载体，是产生立体感的根源。同时，研究也指出视差是导致不适感的一大源头。在立体视觉中，视差是指以左眼和右眼作为不同观测点观看同一物体时，物体在左右眼视野中的位置的差异。</w:t>
      </w:r>
      <w:del w:id="270" w:author="王 家才" w:date="2019-06-08T15:31:00Z">
        <w:r w:rsidR="0065550B" w:rsidRPr="0065550B" w:rsidDel="00D8143D">
          <w:rPr>
            <w:rFonts w:hint="eastAsia"/>
          </w:rPr>
          <w:delText>观测点离</w:delText>
        </w:r>
      </w:del>
      <w:r w:rsidR="0065550B" w:rsidRPr="0065550B">
        <w:rPr>
          <w:rFonts w:hint="eastAsia"/>
        </w:rPr>
        <w:t>物体越近，或两个观测点之间的距离越远，这种差异就越大。由于人的左右眼距离恒定，同一物体在左右眼视野中的位置差异就只取决于物体的距离。在观看立体视频时，</w:t>
      </w:r>
      <w:del w:id="271" w:author="王 家才" w:date="2019-06-08T15:32:00Z">
        <w:r w:rsidR="0065550B" w:rsidRPr="0065550B" w:rsidDel="009D5461">
          <w:rPr>
            <w:rFonts w:hint="eastAsia"/>
          </w:rPr>
          <w:delText>人眼</w:delText>
        </w:r>
        <w:r w:rsidR="0065550B" w:rsidRPr="0065550B" w:rsidDel="007374C7">
          <w:rPr>
            <w:rFonts w:hint="eastAsia"/>
          </w:rPr>
          <w:delText>感知</w:delText>
        </w:r>
      </w:del>
      <w:r w:rsidR="0065550B" w:rsidRPr="0065550B">
        <w:rPr>
          <w:rFonts w:hint="eastAsia"/>
        </w:rPr>
        <w:t>视差来源于视频帧画面中的对应像素点的距离。如</w:t>
      </w:r>
      <w:r>
        <w:rPr>
          <w:rFonts w:hint="eastAsia"/>
        </w:rPr>
        <w:t>下图</w:t>
      </w:r>
      <w:r>
        <w:rPr>
          <w:rFonts w:hint="eastAsia"/>
        </w:rPr>
        <w:t>3-1</w:t>
      </w:r>
      <w:r w:rsidR="0065550B" w:rsidRPr="0065550B">
        <w:rPr>
          <w:rFonts w:hint="eastAsia"/>
        </w:rPr>
        <w:t>所示，人脑感知的立体视频画面中心在实际屏幕后方，由于屏幕中文字</w:t>
      </w:r>
      <w:r w:rsidR="0065550B" w:rsidRPr="0065550B">
        <w:rPr>
          <w:rFonts w:hint="eastAsia"/>
        </w:rPr>
        <w:t>A</w:t>
      </w:r>
      <w:r w:rsidR="0065550B" w:rsidRPr="0065550B">
        <w:rPr>
          <w:rFonts w:hint="eastAsia"/>
        </w:rPr>
        <w:t>在右画面中的相对位置比其在左画面中的相对位置偏左，人脑感知的文字</w:t>
      </w:r>
      <w:r w:rsidR="0065550B" w:rsidRPr="0065550B">
        <w:rPr>
          <w:rFonts w:hint="eastAsia"/>
        </w:rPr>
        <w:t>A</w:t>
      </w:r>
      <w:r w:rsidR="0065550B" w:rsidRPr="0065550B">
        <w:rPr>
          <w:rFonts w:hint="eastAsia"/>
        </w:rPr>
        <w:t>的位置在屏幕前，</w:t>
      </w:r>
      <w:del w:id="272" w:author="王 家才" w:date="2019-06-08T15:33:00Z">
        <w:r w:rsidR="0065550B" w:rsidRPr="0065550B" w:rsidDel="00E4495B">
          <w:rPr>
            <w:rFonts w:hint="eastAsia"/>
          </w:rPr>
          <w:delText>人脑认为文字</w:delText>
        </w:r>
        <w:r w:rsidR="0065550B" w:rsidRPr="0065550B" w:rsidDel="00E4495B">
          <w:rPr>
            <w:rFonts w:hint="eastAsia"/>
          </w:rPr>
          <w:delText>A</w:delText>
        </w:r>
        <w:r w:rsidR="0065550B" w:rsidRPr="0065550B" w:rsidDel="00E4495B">
          <w:rPr>
            <w:rFonts w:hint="eastAsia"/>
          </w:rPr>
          <w:delText>的位置较近，</w:delText>
        </w:r>
      </w:del>
      <w:r w:rsidR="0065550B" w:rsidRPr="0065550B">
        <w:rPr>
          <w:rFonts w:hint="eastAsia"/>
        </w:rPr>
        <w:t>这种感觉可描述为“出屏感”。文字</w:t>
      </w:r>
      <w:r w:rsidR="0065550B" w:rsidRPr="0065550B">
        <w:rPr>
          <w:rFonts w:hint="eastAsia"/>
        </w:rPr>
        <w:t>A</w:t>
      </w:r>
      <w:r w:rsidR="0065550B" w:rsidRPr="0065550B">
        <w:rPr>
          <w:rFonts w:hint="eastAsia"/>
        </w:rPr>
        <w:t>所具有的这种视差称为负视差。文字</w:t>
      </w:r>
      <w:r w:rsidR="0065550B" w:rsidRPr="0065550B">
        <w:rPr>
          <w:rFonts w:hint="eastAsia"/>
        </w:rPr>
        <w:t>B</w:t>
      </w:r>
      <w:r w:rsidR="0065550B" w:rsidRPr="0065550B">
        <w:rPr>
          <w:rFonts w:hint="eastAsia"/>
        </w:rPr>
        <w:t>的情况相反，右画面中文字</w:t>
      </w:r>
      <w:r w:rsidR="0065550B" w:rsidRPr="0065550B">
        <w:rPr>
          <w:rFonts w:hint="eastAsia"/>
        </w:rPr>
        <w:t>B</w:t>
      </w:r>
      <w:r w:rsidR="0065550B" w:rsidRPr="0065550B">
        <w:rPr>
          <w:rFonts w:hint="eastAsia"/>
        </w:rPr>
        <w:t>的位置相对偏右，具有正视差，感知到的距离较远，这种感觉称为“入屏感”。</w:t>
      </w:r>
    </w:p>
    <w:p w14:paraId="501C3AD0" w14:textId="13847522" w:rsidR="00F13D18" w:rsidRDefault="00F13D18" w:rsidP="00F13D18">
      <w:pPr>
        <w:ind w:firstLine="480"/>
      </w:pPr>
      <w:r>
        <w:rPr>
          <w:rFonts w:hint="eastAsia"/>
        </w:rPr>
        <w:t>通过理论分析可以知道，存在较大负视差的画面具有较强的出屏感，使人脑感知的物体距离过近，控制眼球转动的肌肉需要持续紧张以使眼球转动较大的角度，使视轴汇聚到该物体</w:t>
      </w:r>
      <w:ins w:id="273" w:author="王 家才" w:date="2019-06-08T15:33:00Z">
        <w:r w:rsidR="003D1EC8">
          <w:rPr>
            <w:rFonts w:hint="eastAsia"/>
          </w:rPr>
          <w:t>。</w:t>
        </w:r>
      </w:ins>
      <w:del w:id="274" w:author="王 家才" w:date="2019-06-08T15:33:00Z">
        <w:r w:rsidDel="003D1EC8">
          <w:rPr>
            <w:rFonts w:hint="eastAsia"/>
          </w:rPr>
          <w:delText>，</w:delText>
        </w:r>
      </w:del>
      <w:r>
        <w:rPr>
          <w:rFonts w:hint="eastAsia"/>
        </w:rPr>
        <w:t>因而负视差过大理论上会导致眼疲劳。</w:t>
      </w:r>
    </w:p>
    <w:p w14:paraId="448E9573" w14:textId="240D0F65" w:rsidR="00F13D18" w:rsidRDefault="00F13D18" w:rsidP="00F13D18">
      <w:pPr>
        <w:ind w:firstLine="480"/>
      </w:pPr>
      <w:r>
        <w:rPr>
          <w:rFonts w:hint="eastAsia"/>
        </w:rPr>
        <w:t>除负视差外，视差影响舒适度的另一个特征是视差的变化范围。若画面中物</w:t>
      </w:r>
      <w:r>
        <w:rPr>
          <w:rFonts w:hint="eastAsia"/>
        </w:rPr>
        <w:lastRenderedPageBreak/>
        <w:t>体的视差各不相同且分布较为离散，人眼的聚焦点较难从一个感知深度较近的物体立刻转移到另一个感知深度较远的物体，此时也容易产生不适。</w:t>
      </w:r>
    </w:p>
    <w:p w14:paraId="24146A23" w14:textId="1B52F9E8" w:rsidR="00F13D18" w:rsidRDefault="00F13D18" w:rsidP="00F13D18">
      <w:pPr>
        <w:pStyle w:val="3"/>
        <w:numPr>
          <w:ilvl w:val="0"/>
          <w:numId w:val="6"/>
        </w:numPr>
        <w:ind w:firstLineChars="0"/>
      </w:pPr>
      <w:bookmarkStart w:id="275" w:name="_Toc10898675"/>
      <w:r w:rsidRPr="00F13D18">
        <w:rPr>
          <w:rFonts w:hint="eastAsia"/>
        </w:rPr>
        <w:t>立体视频帧间运动矢量</w:t>
      </w:r>
      <w:bookmarkEnd w:id="275"/>
    </w:p>
    <w:p w14:paraId="5949EE67" w14:textId="56CD2B55" w:rsidR="00F13D18" w:rsidRDefault="00F13D18" w:rsidP="00F13D18">
      <w:pPr>
        <w:ind w:firstLine="480"/>
      </w:pPr>
      <w:del w:id="276" w:author="王 家才" w:date="2019-06-08T16:29:00Z">
        <w:r w:rsidRPr="00F13D18" w:rsidDel="005565BE">
          <w:rPr>
            <w:rFonts w:hint="eastAsia"/>
          </w:rPr>
          <w:delText>若单独选取立体视频帧内的视差作为舒适度评价算法的参考因素，所估计出的舒适度都只针对某一特定帧，这种方法用于评估立体静态图的舒适度较为合理，但不适用于立体视频的舒适度评估。</w:delText>
        </w:r>
      </w:del>
      <w:del w:id="277" w:author="王 家才" w:date="2019-06-08T15:34:00Z">
        <w:r w:rsidRPr="00F13D18" w:rsidDel="00EC7462">
          <w:rPr>
            <w:rFonts w:hint="eastAsia"/>
          </w:rPr>
          <w:delText>从本质上讲，</w:delText>
        </w:r>
      </w:del>
      <w:r w:rsidRPr="00F13D18">
        <w:rPr>
          <w:rFonts w:hint="eastAsia"/>
        </w:rPr>
        <w:t>立体视频虽也是由一帧一帧的静态图组成的，但立体视频的舒适度并不只取决于组成视频的所有</w:t>
      </w:r>
      <w:del w:id="278" w:author="王 家才" w:date="2019-06-08T15:34:00Z">
        <w:r w:rsidRPr="00F13D18" w:rsidDel="00206BBF">
          <w:rPr>
            <w:rFonts w:hint="eastAsia"/>
          </w:rPr>
          <w:delText>视频</w:delText>
        </w:r>
      </w:del>
      <w:r w:rsidRPr="00F13D18">
        <w:rPr>
          <w:rFonts w:hint="eastAsia"/>
        </w:rPr>
        <w:t>帧的舒适度，视频帧的运动同样会对立体视频的舒适度产生影响。立体视频画面中物体位置的运动会引起眼球的运动，若视频画面内的物体一直保持运动，眼球同样必须一直进行辐辏调节，使物体通过眼球晶状体所成的像落在视网膜的黄斑区以得到物体清晰的画面。因而若立体视频帧间存在较大的运动，会导致眼球同样产生较大的辐辏调节运动，导致舒适度降低。</w:t>
      </w:r>
    </w:p>
    <w:p w14:paraId="45B0C77C" w14:textId="180441DC" w:rsidR="00F8189D" w:rsidRDefault="00F13D18" w:rsidP="00F13D18">
      <w:pPr>
        <w:ind w:firstLine="480"/>
      </w:pPr>
      <w:r w:rsidRPr="00F13D18">
        <w:rPr>
          <w:rFonts w:hint="eastAsia"/>
        </w:rPr>
        <w:t>立体视频的帧间运动矢量并不完全独立的影响视频的舒适度。前述</w:t>
      </w:r>
      <w:r w:rsidRPr="00F13D18">
        <w:rPr>
          <w:rFonts w:hint="eastAsia"/>
        </w:rPr>
        <w:t>Juan Pedro L</w:t>
      </w:r>
      <w:r w:rsidRPr="00F13D18">
        <w:t>ó</w:t>
      </w:r>
      <w:r w:rsidRPr="00F13D18">
        <w:rPr>
          <w:rFonts w:hint="eastAsia"/>
        </w:rPr>
        <w:t>pez</w:t>
      </w:r>
      <w:r w:rsidRPr="00F13D18">
        <w:rPr>
          <w:rFonts w:hint="eastAsia"/>
        </w:rPr>
        <w:t>等人的研究</w:t>
      </w:r>
      <w:r>
        <w:rPr>
          <w:rFonts w:hint="eastAsia"/>
          <w:vertAlign w:val="superscript"/>
        </w:rPr>
        <w:t>[</w:t>
      </w:r>
      <w:r w:rsidR="008B25F6">
        <w:rPr>
          <w:rFonts w:hint="eastAsia"/>
          <w:vertAlign w:val="superscript"/>
        </w:rPr>
        <w:t>7</w:t>
      </w:r>
      <w:r>
        <w:rPr>
          <w:vertAlign w:val="superscript"/>
        </w:rPr>
        <w:t>]</w:t>
      </w:r>
      <w:r w:rsidRPr="00F13D18">
        <w:rPr>
          <w:rFonts w:hint="eastAsia"/>
        </w:rPr>
        <w:t>表明，视差和运动</w:t>
      </w:r>
      <w:del w:id="279" w:author="王 家才" w:date="2019-06-08T15:35:00Z">
        <w:r w:rsidRPr="00F13D18" w:rsidDel="000F0FCA">
          <w:rPr>
            <w:rFonts w:hint="eastAsia"/>
          </w:rPr>
          <w:delText>虽都能独立的影响立体视频的舒适度主观评价实验结果，但二者的</w:delText>
        </w:r>
      </w:del>
      <w:r w:rsidRPr="00F13D18">
        <w:rPr>
          <w:rFonts w:hint="eastAsia"/>
        </w:rPr>
        <w:t>在影响立体视频舒适度时存在一定的“协同关系”，</w:t>
      </w:r>
      <w:del w:id="280" w:author="王 家才" w:date="2019-06-08T15:35:00Z">
        <w:r w:rsidRPr="00F13D18" w:rsidDel="000F0FCA">
          <w:rPr>
            <w:rFonts w:hint="eastAsia"/>
          </w:rPr>
          <w:delText>即视差和运动对舒适度的影响分别均为</w:delText>
        </w:r>
        <w:r w:rsidRPr="00F13D18" w:rsidDel="000F0FCA">
          <w:rPr>
            <w:rFonts w:hint="eastAsia"/>
          </w:rPr>
          <w:delText>1</w:delText>
        </w:r>
        <w:r w:rsidRPr="00F13D18" w:rsidDel="000F0FCA">
          <w:rPr>
            <w:rFonts w:hint="eastAsia"/>
          </w:rPr>
          <w:delText>时，二者同时出现后对立体视频舒适度的影响却有“</w:delText>
        </w:r>
        <w:r w:rsidRPr="00F13D18" w:rsidDel="000F0FCA">
          <w:rPr>
            <w:rFonts w:hint="eastAsia"/>
          </w:rPr>
          <w:delText>1+1</w:delText>
        </w:r>
        <w:r w:rsidRPr="00F13D18" w:rsidDel="000F0FCA">
          <w:rPr>
            <w:rFonts w:hint="eastAsia"/>
          </w:rPr>
          <w:delText>＞</w:delText>
        </w:r>
        <w:r w:rsidRPr="00F13D18" w:rsidDel="000F0FCA">
          <w:rPr>
            <w:rFonts w:hint="eastAsia"/>
          </w:rPr>
          <w:delText>2</w:delText>
        </w:r>
        <w:r w:rsidRPr="00F13D18" w:rsidDel="000F0FCA">
          <w:rPr>
            <w:rFonts w:hint="eastAsia"/>
          </w:rPr>
          <w:delText>”的效果，即</w:delText>
        </w:r>
      </w:del>
      <w:r w:rsidRPr="00F13D18">
        <w:rPr>
          <w:rFonts w:hint="eastAsia"/>
        </w:rPr>
        <w:t>二者会在原来的基础上加强各自对舒适度的影响。研究认为当某视频画面内某物体的视差为负，且同时该物体在该帧的位置相对其在上一帧的位置存在运动时，会导致较为明显的舒适度降低。</w:t>
      </w:r>
      <w:del w:id="281" w:author="王 家才" w:date="2019-06-08T16:29:00Z">
        <w:r w:rsidRPr="00F13D18" w:rsidDel="005565BE">
          <w:rPr>
            <w:rFonts w:hint="eastAsia"/>
          </w:rPr>
          <w:delText>具有正视差的物体由于感知距离较远，其位置变化在人眼看来并不明显，因而其运动并不会引起较大的辐辏调节。而</w:delText>
        </w:r>
      </w:del>
      <w:r w:rsidRPr="00F13D18">
        <w:rPr>
          <w:rFonts w:hint="eastAsia"/>
        </w:rPr>
        <w:t>具有负视差的物体本身会使眼球的辐辏调节角度过大，当其存在运动时，即使是较小的运动，也会引起眼球视轴较大的转动，因而相比正视差和运动的组合，负视差与运动的组合更容易引起明显的舒适度降低。</w:t>
      </w:r>
    </w:p>
    <w:p w14:paraId="0EC5F807" w14:textId="77777777" w:rsidR="00F8189D" w:rsidRDefault="00F8189D">
      <w:pPr>
        <w:widowControl/>
        <w:adjustRightInd/>
        <w:snapToGrid/>
        <w:spacing w:line="240" w:lineRule="auto"/>
        <w:ind w:firstLineChars="0" w:firstLine="0"/>
        <w:jc w:val="left"/>
      </w:pPr>
      <w:r>
        <w:br w:type="page"/>
      </w:r>
    </w:p>
    <w:p w14:paraId="6DB441F4" w14:textId="5116F485" w:rsidR="00F8189D" w:rsidRDefault="00F8189D" w:rsidP="00F8189D">
      <w:pPr>
        <w:pStyle w:val="2"/>
        <w:numPr>
          <w:ilvl w:val="1"/>
          <w:numId w:val="5"/>
        </w:numPr>
        <w:ind w:firstLineChars="0"/>
      </w:pPr>
      <w:bookmarkStart w:id="282" w:name="_Toc10898676"/>
      <w:r w:rsidRPr="00F8189D">
        <w:rPr>
          <w:rFonts w:hint="eastAsia"/>
        </w:rPr>
        <w:lastRenderedPageBreak/>
        <w:t>影响因素的提取</w:t>
      </w:r>
      <w:bookmarkEnd w:id="282"/>
    </w:p>
    <w:p w14:paraId="78AF7FDC" w14:textId="5FA4D2CF" w:rsidR="00F8189D" w:rsidRDefault="00F8189D" w:rsidP="00F8189D">
      <w:pPr>
        <w:pStyle w:val="3"/>
        <w:numPr>
          <w:ilvl w:val="0"/>
          <w:numId w:val="10"/>
        </w:numPr>
        <w:ind w:firstLineChars="0"/>
      </w:pPr>
      <w:bookmarkStart w:id="283" w:name="_Toc10898677"/>
      <w:r w:rsidRPr="00F8189D">
        <w:rPr>
          <w:rFonts w:hint="eastAsia"/>
        </w:rPr>
        <w:t>画面内视差的提取</w:t>
      </w:r>
      <w:bookmarkEnd w:id="283"/>
    </w:p>
    <w:p w14:paraId="51384177" w14:textId="0CF02058" w:rsidR="00F8189D" w:rsidRDefault="00F8189D" w:rsidP="00F8189D">
      <w:pPr>
        <w:ind w:firstLine="480"/>
      </w:pPr>
      <w:r w:rsidRPr="00F8189D">
        <w:rPr>
          <w:rFonts w:hint="eastAsia"/>
        </w:rPr>
        <w:t>立体视频帧内的视差是指对应像素点在左右画面中的相对位置的差异程度。对立体视频帧内视差的提取本质上是对左右画面内像素点的匹配。双目立体视觉的匹配算法多种多样，也各有其优缺点。应用较为广泛的有总绝对差值算法（</w:t>
      </w:r>
      <w:r w:rsidRPr="00F8189D">
        <w:rPr>
          <w:rFonts w:hint="eastAsia"/>
        </w:rPr>
        <w:t>SAD</w:t>
      </w:r>
      <w:r w:rsidRPr="00F8189D">
        <w:rPr>
          <w:rFonts w:hint="eastAsia"/>
        </w:rPr>
        <w:t>算法）和半全局块匹配算法（</w:t>
      </w:r>
      <w:r w:rsidRPr="00F8189D">
        <w:rPr>
          <w:rFonts w:hint="eastAsia"/>
        </w:rPr>
        <w:t>SGBM</w:t>
      </w:r>
      <w:r w:rsidRPr="00F8189D">
        <w:rPr>
          <w:rFonts w:hint="eastAsia"/>
        </w:rPr>
        <w:t>算法）。</w:t>
      </w:r>
      <w:r w:rsidRPr="00F8189D">
        <w:rPr>
          <w:rFonts w:hint="eastAsia"/>
        </w:rPr>
        <w:t>SAD</w:t>
      </w:r>
      <w:r w:rsidRPr="00F8189D">
        <w:rPr>
          <w:rFonts w:hint="eastAsia"/>
        </w:rPr>
        <w:t>算法的核心思路是针对左画面的每一个像素块，在右画面中寻找差异最小的像素块。块内像素点差异的绝对值之和越小，算法就认为两个块的匹配程度越高。如下图</w:t>
      </w:r>
      <w:r>
        <w:rPr>
          <w:rFonts w:hint="eastAsia"/>
        </w:rPr>
        <w:t>3-2</w:t>
      </w:r>
      <w:r w:rsidRPr="00F8189D">
        <w:rPr>
          <w:rFonts w:hint="eastAsia"/>
        </w:rPr>
        <w:t>所示，当算法在视频帧的左画面执行块匹配到文字“</w:t>
      </w:r>
      <w:r w:rsidRPr="00F8189D">
        <w:rPr>
          <w:rFonts w:hint="eastAsia"/>
        </w:rPr>
        <w:t>A</w:t>
      </w:r>
      <w:r w:rsidRPr="00F8189D">
        <w:rPr>
          <w:rFonts w:hint="eastAsia"/>
        </w:rPr>
        <w:t>”处时，在右画面中扫描到文字“</w:t>
      </w:r>
      <w:r w:rsidRPr="00F8189D">
        <w:rPr>
          <w:rFonts w:hint="eastAsia"/>
        </w:rPr>
        <w:t>A</w:t>
      </w:r>
      <w:r w:rsidRPr="00F8189D">
        <w:rPr>
          <w:rFonts w:hint="eastAsia"/>
        </w:rPr>
        <w:t>”出现的块时，左右像素块的相似度最高，差异最小，因而其总绝对差值近似为</w:t>
      </w:r>
      <w:r w:rsidRPr="00F8189D">
        <w:rPr>
          <w:rFonts w:hint="eastAsia"/>
        </w:rPr>
        <w:t>0</w:t>
      </w:r>
      <w:r w:rsidRPr="00F8189D">
        <w:rPr>
          <w:rFonts w:hint="eastAsia"/>
        </w:rPr>
        <w:t>。而右画面中其他任意位置的像素块均与左画面的像素块存在一定差异，两个像素块之间的</w:t>
      </w:r>
      <w:ins w:id="284" w:author="王 家才" w:date="2019-06-08T15:37:00Z">
        <w:r w:rsidR="002F5028">
          <w:rPr>
            <w:rFonts w:hint="eastAsia"/>
          </w:rPr>
          <w:t>差异值</w:t>
        </w:r>
      </w:ins>
      <w:del w:id="285" w:author="王 家才" w:date="2019-06-08T15:37:00Z">
        <w:r w:rsidRPr="00F8189D" w:rsidDel="002F5028">
          <w:rPr>
            <w:rFonts w:hint="eastAsia"/>
          </w:rPr>
          <w:delText>SAD</w:delText>
        </w:r>
      </w:del>
      <w:r w:rsidRPr="00F8189D">
        <w:rPr>
          <w:rFonts w:hint="eastAsia"/>
        </w:rPr>
        <w:t>大于</w:t>
      </w:r>
      <w:r w:rsidRPr="00F8189D">
        <w:rPr>
          <w:rFonts w:hint="eastAsia"/>
        </w:rPr>
        <w:t>0</w:t>
      </w:r>
      <w:r w:rsidRPr="00F8189D">
        <w:rPr>
          <w:rFonts w:hint="eastAsia"/>
        </w:rPr>
        <w:t>。可以简单认为总绝对差值最小的两个像素块对应视野内的同一空间位置。这种算法实现简单，时间复杂度较低，匹配结果的准确性也在可接受范围内，因而在一些准确性要求较低的场景下应用较为广泛。</w:t>
      </w:r>
    </w:p>
    <w:p w14:paraId="0CABAA37" w14:textId="2E21E8C7" w:rsidR="00F8189D" w:rsidRDefault="00F8189D" w:rsidP="00F8189D">
      <w:pPr>
        <w:ind w:firstLine="480"/>
      </w:pPr>
      <w:r>
        <w:rPr>
          <w:noProof/>
        </w:rPr>
        <mc:AlternateContent>
          <mc:Choice Requires="wps">
            <w:drawing>
              <wp:anchor distT="0" distB="0" distL="114300" distR="114300" simplePos="0" relativeHeight="251532288" behindDoc="0" locked="0" layoutInCell="1" allowOverlap="1" wp14:anchorId="65EBEB10" wp14:editId="686A80CE">
                <wp:simplePos x="0" y="0"/>
                <wp:positionH relativeFrom="column">
                  <wp:posOffset>709295</wp:posOffset>
                </wp:positionH>
                <wp:positionV relativeFrom="paragraph">
                  <wp:posOffset>2540635</wp:posOffset>
                </wp:positionV>
                <wp:extent cx="3855720" cy="635"/>
                <wp:effectExtent l="0" t="0" r="0" b="0"/>
                <wp:wrapTopAndBottom/>
                <wp:docPr id="249" name="文本框 249"/>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3C05307C" w14:textId="1D20E4B4" w:rsidR="00883512" w:rsidRPr="00F8189D" w:rsidRDefault="00883512"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EB10" id="文本框 249" o:spid="_x0000_s1103" type="#_x0000_t202" style="position:absolute;left:0;text-align:left;margin-left:55.85pt;margin-top:200.05pt;width:303.6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zY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" stroked="f">
                <v:textbox style="mso-fit-shape-to-text:t" inset="0,0,0,0">
                  <w:txbxContent>
                    <w:p w14:paraId="3C05307C" w14:textId="1D20E4B4" w:rsidR="00883512" w:rsidRPr="00F8189D" w:rsidRDefault="00883512"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v:textbox>
                <w10:wrap type="topAndBottom"/>
              </v:shape>
            </w:pict>
          </mc:Fallback>
        </mc:AlternateContent>
      </w:r>
      <w:r>
        <w:rPr>
          <w:noProof/>
        </w:rPr>
        <w:drawing>
          <wp:anchor distT="0" distB="0" distL="114300" distR="114300" simplePos="0" relativeHeight="251531264" behindDoc="0" locked="0" layoutInCell="1" allowOverlap="1" wp14:anchorId="033A56A0" wp14:editId="74CDD429">
            <wp:simplePos x="0" y="0"/>
            <wp:positionH relativeFrom="margin">
              <wp:align>center</wp:align>
            </wp:positionH>
            <wp:positionV relativeFrom="page">
              <wp:posOffset>5311140</wp:posOffset>
            </wp:positionV>
            <wp:extent cx="3855720" cy="2257425"/>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720" cy="2257425"/>
                    </a:xfrm>
                    <a:prstGeom prst="rect">
                      <a:avLst/>
                    </a:prstGeom>
                    <a:noFill/>
                  </pic:spPr>
                </pic:pic>
              </a:graphicData>
            </a:graphic>
            <wp14:sizeRelH relativeFrom="margin">
              <wp14:pctWidth>0</wp14:pctWidth>
            </wp14:sizeRelH>
            <wp14:sizeRelV relativeFrom="margin">
              <wp14:pctHeight>0</wp14:pctHeight>
            </wp14:sizeRelV>
          </wp:anchor>
        </w:drawing>
      </w:r>
    </w:p>
    <w:p w14:paraId="48EA50EF" w14:textId="77777777" w:rsidR="00734A7D" w:rsidRDefault="00734A7D" w:rsidP="00F8189D">
      <w:pPr>
        <w:ind w:firstLine="480"/>
      </w:pPr>
    </w:p>
    <w:p w14:paraId="33819EE2" w14:textId="79AEDE07" w:rsidR="00F8189D" w:rsidRDefault="00F8189D" w:rsidP="00F8189D">
      <w:pPr>
        <w:ind w:firstLine="480"/>
      </w:pPr>
      <w:r w:rsidRPr="00F8189D">
        <w:rPr>
          <w:rFonts w:hint="eastAsia"/>
        </w:rPr>
        <w:t>由于舒适度的准确估计依赖于视差信息的准确获取，因而</w:t>
      </w:r>
      <w:r w:rsidRPr="00F8189D">
        <w:rPr>
          <w:rFonts w:hint="eastAsia"/>
        </w:rPr>
        <w:t>SAD</w:t>
      </w:r>
      <w:r w:rsidRPr="00F8189D">
        <w:rPr>
          <w:rFonts w:hint="eastAsia"/>
        </w:rPr>
        <w:t>算法虽然在双目立体视觉匹配上的速度较快，但准确性难以满足要求。本文的舒适度评价算法采用</w:t>
      </w:r>
      <w:r w:rsidRPr="00F8189D">
        <w:rPr>
          <w:rFonts w:hint="eastAsia"/>
        </w:rPr>
        <w:t>openCV</w:t>
      </w:r>
      <w:r w:rsidRPr="00F8189D">
        <w:rPr>
          <w:rFonts w:hint="eastAsia"/>
        </w:rPr>
        <w:t>所实现的</w:t>
      </w:r>
      <w:r w:rsidRPr="00F8189D">
        <w:rPr>
          <w:rFonts w:hint="eastAsia"/>
        </w:rPr>
        <w:t>SGBM</w:t>
      </w:r>
      <w:r w:rsidRPr="00F8189D">
        <w:rPr>
          <w:rFonts w:hint="eastAsia"/>
        </w:rPr>
        <w:t>算法来获取立体视频帧的景深图。</w:t>
      </w:r>
      <w:r w:rsidRPr="00F8189D">
        <w:rPr>
          <w:rFonts w:hint="eastAsia"/>
        </w:rPr>
        <w:t>SGBM</w:t>
      </w:r>
      <w:r w:rsidRPr="00F8189D">
        <w:rPr>
          <w:rFonts w:hint="eastAsia"/>
        </w:rPr>
        <w:t>算法主要参考了德国航空航天中心的</w:t>
      </w:r>
      <w:r w:rsidRPr="00F8189D">
        <w:rPr>
          <w:rFonts w:hint="eastAsia"/>
        </w:rPr>
        <w:t>Heiko Hirschm</w:t>
      </w:r>
      <w:r w:rsidRPr="00FF2A6A">
        <w:t>ü</w:t>
      </w:r>
      <w:r w:rsidRPr="00F8189D">
        <w:rPr>
          <w:rFonts w:hint="eastAsia"/>
        </w:rPr>
        <w:t>ller</w:t>
      </w:r>
      <w:r w:rsidRPr="00F8189D">
        <w:rPr>
          <w:rFonts w:hint="eastAsia"/>
        </w:rPr>
        <w:t>的研究成果</w:t>
      </w:r>
      <w:r w:rsidR="00FF2A6A">
        <w:rPr>
          <w:rFonts w:hint="eastAsia"/>
          <w:vertAlign w:val="superscript"/>
        </w:rPr>
        <w:t>[</w:t>
      </w:r>
      <w:r w:rsidR="00942AF1">
        <w:rPr>
          <w:vertAlign w:val="superscript"/>
        </w:rPr>
        <w:t>1</w:t>
      </w:r>
      <w:r w:rsidR="008B25F6">
        <w:rPr>
          <w:rFonts w:hint="eastAsia"/>
          <w:vertAlign w:val="superscript"/>
        </w:rPr>
        <w:t>2</w:t>
      </w:r>
      <w:r w:rsidR="00FF2A6A">
        <w:rPr>
          <w:vertAlign w:val="superscript"/>
        </w:rPr>
        <w:t>]</w:t>
      </w:r>
      <w:r w:rsidRPr="00F8189D">
        <w:rPr>
          <w:rFonts w:hint="eastAsia"/>
        </w:rPr>
        <w:t>，基于互信息</w:t>
      </w:r>
      <w:del w:id="286" w:author="王 家才" w:date="2019-06-08T15:38:00Z">
        <w:r w:rsidRPr="00F8189D" w:rsidDel="00491B50">
          <w:rPr>
            <w:rFonts w:hint="eastAsia"/>
          </w:rPr>
          <w:delText>和全局平滑约束的近似</w:delText>
        </w:r>
      </w:del>
      <w:r w:rsidRPr="00F8189D">
        <w:rPr>
          <w:rFonts w:hint="eastAsia"/>
        </w:rPr>
        <w:t>来执行双目视觉的像素点匹配。这种算法的时间复杂度相比</w:t>
      </w:r>
      <w:r w:rsidRPr="00F8189D">
        <w:rPr>
          <w:rFonts w:hint="eastAsia"/>
        </w:rPr>
        <w:t>SAD</w:t>
      </w:r>
      <w:r w:rsidRPr="00F8189D">
        <w:rPr>
          <w:rFonts w:hint="eastAsia"/>
        </w:rPr>
        <w:t>算法要高，但实际测试表明其匹配结果比</w:t>
      </w:r>
      <w:r w:rsidRPr="00F8189D">
        <w:rPr>
          <w:rFonts w:hint="eastAsia"/>
        </w:rPr>
        <w:t>SAD</w:t>
      </w:r>
      <w:r w:rsidRPr="00F8189D">
        <w:rPr>
          <w:rFonts w:hint="eastAsia"/>
        </w:rPr>
        <w:t>算法更准确，且运行时间也在可接受的范围内。</w:t>
      </w:r>
    </w:p>
    <w:p w14:paraId="44C55CD9" w14:textId="55E7002E" w:rsidR="00FF2A6A" w:rsidRDefault="00FF2A6A" w:rsidP="00FF2A6A">
      <w:pPr>
        <w:pStyle w:val="3"/>
        <w:numPr>
          <w:ilvl w:val="0"/>
          <w:numId w:val="10"/>
        </w:numPr>
        <w:ind w:firstLineChars="0"/>
      </w:pPr>
      <w:bookmarkStart w:id="287" w:name="_Toc10898678"/>
      <w:r w:rsidRPr="00FF2A6A">
        <w:rPr>
          <w:rFonts w:hint="eastAsia"/>
        </w:rPr>
        <w:lastRenderedPageBreak/>
        <w:t>运动矢量的提取</w:t>
      </w:r>
      <w:bookmarkEnd w:id="287"/>
    </w:p>
    <w:p w14:paraId="19FED57B" w14:textId="249C6B2E" w:rsidR="00FF2A6A" w:rsidRDefault="00FF2A6A" w:rsidP="00FF2A6A">
      <w:pPr>
        <w:ind w:firstLine="480"/>
      </w:pPr>
      <w:r w:rsidRPr="00FF2A6A">
        <w:rPr>
          <w:rFonts w:hint="eastAsia"/>
        </w:rPr>
        <w:t>立体视频所携带的运动信息是其与立体静态图像的根本不同之处，在立体视频的每一帧静态图像的基础上评价立体视频的舒适度，就必须考虑视频帧间所包含的运动信息。视频的运动矢量的提取也有多种方法，由于对立体视频的舒适度估计需要考虑的视频运动信息只涉及到判断画面是否存在引起不适的</w:t>
      </w:r>
      <w:del w:id="288" w:author="王 家才" w:date="2019-06-08T15:39:00Z">
        <w:r w:rsidRPr="00FF2A6A" w:rsidDel="00993685">
          <w:rPr>
            <w:rFonts w:hint="eastAsia"/>
          </w:rPr>
          <w:delText>较大</w:delText>
        </w:r>
      </w:del>
      <w:r w:rsidRPr="00FF2A6A">
        <w:rPr>
          <w:rFonts w:hint="eastAsia"/>
        </w:rPr>
        <w:t>运动</w:t>
      </w:r>
      <w:ins w:id="289" w:author="王 家才" w:date="2019-06-08T15:39:00Z">
        <w:r w:rsidR="00993685">
          <w:rPr>
            <w:rFonts w:hint="eastAsia"/>
          </w:rPr>
          <w:t>形式</w:t>
        </w:r>
      </w:ins>
      <w:r w:rsidRPr="00FF2A6A">
        <w:rPr>
          <w:rFonts w:hint="eastAsia"/>
        </w:rPr>
        <w:t>，因而对运动信息提取的准确性要求不高。本文采用</w:t>
      </w:r>
      <w:r w:rsidRPr="00FF2A6A">
        <w:rPr>
          <w:rFonts w:hint="eastAsia"/>
        </w:rPr>
        <w:t>openCV</w:t>
      </w:r>
      <w:r w:rsidRPr="00FF2A6A">
        <w:rPr>
          <w:rFonts w:hint="eastAsia"/>
        </w:rPr>
        <w:t>中的光流场法来计算视频的帧间运动信息。</w:t>
      </w:r>
      <w:r w:rsidRPr="00FF2A6A">
        <w:rPr>
          <w:rFonts w:hint="eastAsia"/>
        </w:rPr>
        <w:t>openCV</w:t>
      </w:r>
      <w:r w:rsidRPr="00FF2A6A">
        <w:rPr>
          <w:rFonts w:hint="eastAsia"/>
        </w:rPr>
        <w:t>中的稠密光流算法实现参考了瑞典林雪平大学计算机视觉实验室的</w:t>
      </w:r>
      <w:r w:rsidR="00942AF1" w:rsidRPr="00942AF1">
        <w:t xml:space="preserve">Gunnar Farnebäck </w:t>
      </w:r>
      <w:r>
        <w:rPr>
          <w:vertAlign w:val="superscript"/>
        </w:rPr>
        <w:t>[1</w:t>
      </w:r>
      <w:r w:rsidR="008B25F6">
        <w:rPr>
          <w:rFonts w:hint="eastAsia"/>
          <w:vertAlign w:val="superscript"/>
        </w:rPr>
        <w:t>3</w:t>
      </w:r>
      <w:r>
        <w:rPr>
          <w:vertAlign w:val="superscript"/>
        </w:rPr>
        <w:t>]</w:t>
      </w:r>
      <w:r w:rsidRPr="00FF2A6A">
        <w:rPr>
          <w:rFonts w:hint="eastAsia"/>
        </w:rPr>
        <w:t>所提出的基于多项式展开的两帧运动估计算法。实测该算法可以在较短时间内对视频两帧之间的运动信息进行较为准确的提取。</w:t>
      </w:r>
    </w:p>
    <w:p w14:paraId="102179F6" w14:textId="0CFF1079" w:rsidR="00FF2A6A" w:rsidRDefault="00FF2A6A" w:rsidP="00FF2A6A">
      <w:pPr>
        <w:pStyle w:val="2"/>
        <w:numPr>
          <w:ilvl w:val="1"/>
          <w:numId w:val="5"/>
        </w:numPr>
        <w:ind w:firstLineChars="0"/>
      </w:pPr>
      <w:bookmarkStart w:id="290" w:name="_Toc10898679"/>
      <w:r w:rsidRPr="00FF2A6A">
        <w:rPr>
          <w:rFonts w:hint="eastAsia"/>
        </w:rPr>
        <w:t>基于统计学的客观舒适度估计</w:t>
      </w:r>
      <w:bookmarkEnd w:id="290"/>
    </w:p>
    <w:p w14:paraId="3027B8C4" w14:textId="529D1523" w:rsidR="00FF2A6A" w:rsidRDefault="00FF2A6A" w:rsidP="00FF2A6A">
      <w:pPr>
        <w:ind w:firstLine="480"/>
      </w:pPr>
      <w:r w:rsidRPr="00FF2A6A">
        <w:rPr>
          <w:rFonts w:hint="eastAsia"/>
        </w:rPr>
        <w:t>在借助</w:t>
      </w:r>
      <w:r w:rsidRPr="00FF2A6A">
        <w:rPr>
          <w:rFonts w:hint="eastAsia"/>
        </w:rPr>
        <w:t>openCV</w:t>
      </w:r>
      <w:r w:rsidRPr="00FF2A6A">
        <w:rPr>
          <w:rFonts w:hint="eastAsia"/>
        </w:rPr>
        <w:t>完成了对立体视频帧内视差的准确提取和帧间运动信息的大致提取后，便可基于这两个信息对该立体视频序列进行客观舒适度估计。为保证算法的实现相对简单、时间复杂度</w:t>
      </w:r>
      <w:del w:id="291" w:author="王 家才" w:date="2019-06-08T15:40:00Z">
        <w:r w:rsidRPr="00FF2A6A" w:rsidDel="00004A17">
          <w:rPr>
            <w:rFonts w:hint="eastAsia"/>
          </w:rPr>
          <w:delText>和空间复杂度</w:delText>
        </w:r>
      </w:del>
      <w:r w:rsidRPr="00FF2A6A">
        <w:rPr>
          <w:rFonts w:hint="eastAsia"/>
        </w:rPr>
        <w:t>相对较低，本文拟选择关于视差和运动矢量的几个统计学特征值来对立体视频的舒适度进行估算。下面对立体视频的常见不适场景分析其统计学特征。</w:t>
      </w:r>
    </w:p>
    <w:p w14:paraId="6F40C4CA" w14:textId="2CF8E0F2" w:rsidR="00FF2A6A" w:rsidRDefault="00FF2A6A" w:rsidP="00FF2A6A">
      <w:pPr>
        <w:ind w:firstLine="480"/>
      </w:pPr>
      <w:r w:rsidRPr="00FF2A6A">
        <w:rPr>
          <w:rFonts w:hint="eastAsia"/>
        </w:rPr>
        <w:t>前述研究已证实具有负视差的画面会导致立体视频的观影舒适度降低。而具有负视差的画面在视差数据上的统计学特征为负视差像素点所占总像素点的比例较大，视差的平均值偏小。视差的平均值在一定程度上可以代表画面整体上的远近。若视差的平均值接近或小于</w:t>
      </w:r>
      <w:r w:rsidRPr="00FF2A6A">
        <w:rPr>
          <w:rFonts w:hint="eastAsia"/>
        </w:rPr>
        <w:t>0</w:t>
      </w:r>
      <w:r w:rsidRPr="00FF2A6A">
        <w:rPr>
          <w:rFonts w:hint="eastAsia"/>
        </w:rPr>
        <w:t>，说明画面内可能有半数物体具有“出屏感”，感知距离较近，也更容易导致辐辏</w:t>
      </w:r>
      <w:r w:rsidRPr="00FF2A6A">
        <w:rPr>
          <w:rFonts w:hint="eastAsia"/>
        </w:rPr>
        <w:t>-</w:t>
      </w:r>
      <w:r w:rsidRPr="00FF2A6A">
        <w:rPr>
          <w:rFonts w:hint="eastAsia"/>
        </w:rPr>
        <w:t>调节冲突落在</w:t>
      </w:r>
      <w:r w:rsidRPr="00FF2A6A">
        <w:rPr>
          <w:rFonts w:hint="eastAsia"/>
        </w:rPr>
        <w:t>Shibata</w:t>
      </w:r>
      <w:r w:rsidRPr="00FF2A6A">
        <w:rPr>
          <w:rFonts w:hint="eastAsia"/>
        </w:rPr>
        <w:t>舒适区之外，导致观影者产生视觉不适。而负视差像素点的比例更可以直接说明画面内具有负视差的物体的比例，通过简单理论分析可知负视差像素比例与舒适度之间的关系为负相关。</w:t>
      </w:r>
    </w:p>
    <w:p w14:paraId="001A8C8E" w14:textId="1ED08E34" w:rsidR="00FF2A6A" w:rsidRDefault="00FF2A6A" w:rsidP="00FF2A6A">
      <w:pPr>
        <w:ind w:firstLine="480"/>
      </w:pPr>
      <w:r>
        <w:rPr>
          <w:rFonts w:hint="eastAsia"/>
        </w:rPr>
        <w:t>根据日本广播协会的</w:t>
      </w:r>
      <w:r>
        <w:rPr>
          <w:rFonts w:hint="eastAsia"/>
        </w:rPr>
        <w:t>Yamanoue Hirokazu</w:t>
      </w:r>
      <w:r>
        <w:rPr>
          <w:rFonts w:hint="eastAsia"/>
        </w:rPr>
        <w:t>等人的研究结论</w:t>
      </w:r>
      <w:r>
        <w:rPr>
          <w:rFonts w:hint="eastAsia"/>
          <w:vertAlign w:val="superscript"/>
        </w:rPr>
        <w:t>[</w:t>
      </w:r>
      <w:r>
        <w:rPr>
          <w:vertAlign w:val="superscript"/>
        </w:rPr>
        <w:t>1</w:t>
      </w:r>
      <w:r w:rsidR="008B25F6">
        <w:rPr>
          <w:rFonts w:hint="eastAsia"/>
          <w:vertAlign w:val="superscript"/>
        </w:rPr>
        <w:t>4</w:t>
      </w:r>
      <w:r>
        <w:rPr>
          <w:vertAlign w:val="superscript"/>
        </w:rPr>
        <w:t>]</w:t>
      </w:r>
      <w:r>
        <w:rPr>
          <w:rFonts w:hint="eastAsia"/>
        </w:rPr>
        <w:t>，除负视差外，视频帧画面内的视差变化程度过大和视差分布范围过大都会导致舒适度的降低。统计学中可用标准差这一特征来衡量随机变量的离散程度，</w:t>
      </w:r>
      <w:del w:id="292" w:author="王 家才" w:date="2019-06-08T15:41:00Z">
        <w:r w:rsidDel="00391F8D">
          <w:rPr>
            <w:rFonts w:hint="eastAsia"/>
          </w:rPr>
          <w:delText>因而</w:delText>
        </w:r>
      </w:del>
      <w:r>
        <w:rPr>
          <w:rFonts w:hint="eastAsia"/>
        </w:rPr>
        <w:t>视差的标准差大小在一定程度上可以衡量该画面内的视差范围和视差的变化程度。标准差越大，说明视差的概率分布越离散，分布范围越广，该帧画面的视差变化程度越大，人眼需要在较大的景深范围内调节眼球辐辏角以看清视野内的不同物体，因而其舒适度估值应该较低。此外，法国南特大学的</w:t>
      </w:r>
      <w:r>
        <w:rPr>
          <w:rFonts w:hint="eastAsia"/>
        </w:rPr>
        <w:t>Jing Li</w:t>
      </w:r>
      <w:r>
        <w:rPr>
          <w:rFonts w:hint="eastAsia"/>
        </w:rPr>
        <w:t>等人的研究</w:t>
      </w:r>
      <w:r>
        <w:rPr>
          <w:rFonts w:hint="eastAsia"/>
          <w:vertAlign w:val="superscript"/>
        </w:rPr>
        <w:t>[</w:t>
      </w:r>
      <w:r>
        <w:rPr>
          <w:vertAlign w:val="superscript"/>
        </w:rPr>
        <w:t>1</w:t>
      </w:r>
      <w:r w:rsidR="008B25F6">
        <w:rPr>
          <w:rFonts w:hint="eastAsia"/>
          <w:vertAlign w:val="superscript"/>
        </w:rPr>
        <w:t>5</w:t>
      </w:r>
      <w:r>
        <w:rPr>
          <w:vertAlign w:val="superscript"/>
        </w:rPr>
        <w:t>]</w:t>
      </w:r>
      <w:r>
        <w:rPr>
          <w:rFonts w:hint="eastAsia"/>
        </w:rPr>
        <w:t>发现虽然不同的人对视差和运动有不同的视觉不适敏感度，但负视差和运动的结合普遍会导致观看</w:t>
      </w:r>
      <w:r>
        <w:rPr>
          <w:rFonts w:hint="eastAsia"/>
        </w:rPr>
        <w:lastRenderedPageBreak/>
        <w:t>者的体验质量较大程度的下降。在算法中可以通过运动矢量信息提取出存在运动的像素点，</w:t>
      </w:r>
      <w:del w:id="293" w:author="王 家才" w:date="2019-06-08T15:42:00Z">
        <w:r w:rsidDel="004930BF">
          <w:rPr>
            <w:rFonts w:hint="eastAsia"/>
          </w:rPr>
          <w:delText>然后对这些存在运动的像素点计算视差的平均值</w:delText>
        </w:r>
      </w:del>
      <w:ins w:id="294" w:author="王 家才" w:date="2019-06-08T15:42:00Z">
        <w:r w:rsidR="004930BF">
          <w:rPr>
            <w:rFonts w:hint="eastAsia"/>
          </w:rPr>
          <w:t>进而</w:t>
        </w:r>
      </w:ins>
      <w:del w:id="295" w:author="王 家才" w:date="2019-06-08T15:42:00Z">
        <w:r w:rsidDel="004930BF">
          <w:rPr>
            <w:rFonts w:hint="eastAsia"/>
          </w:rPr>
          <w:delText>以</w:delText>
        </w:r>
      </w:del>
      <w:r>
        <w:rPr>
          <w:rFonts w:hint="eastAsia"/>
        </w:rPr>
        <w:t>判断该帧的运动区域</w:t>
      </w:r>
      <w:ins w:id="296" w:author="王 家才" w:date="2019-06-08T15:42:00Z">
        <w:r w:rsidR="004930BF">
          <w:rPr>
            <w:rFonts w:hint="eastAsia"/>
          </w:rPr>
          <w:t>的</w:t>
        </w:r>
      </w:ins>
      <w:r>
        <w:rPr>
          <w:rFonts w:hint="eastAsia"/>
        </w:rPr>
        <w:t>视差是否为会导致不适的负视差。</w:t>
      </w:r>
    </w:p>
    <w:p w14:paraId="246FEBE4" w14:textId="4DFC74E1" w:rsidR="00FF2A6A" w:rsidRDefault="00FF2A6A" w:rsidP="00FF2A6A">
      <w:pPr>
        <w:ind w:firstLine="480"/>
      </w:pPr>
      <w:r>
        <w:rPr>
          <w:rFonts w:hint="eastAsia"/>
        </w:rPr>
        <w:t>过大的画面运动会引起眼球的大幅度辐辏调节，进而导致舒适度降低。与这种情况对应的统计学特征为运动矢量大小的平均值。若运动矢量大小的平均值偏大，说明画面存在较大幅度的运动，该帧的舒适度估计值应该相对较低。若画面内存在较为复杂的运动形式，比如不同物体同时具有不同的运动速度和方向，此时会给人一种“眼花缭乱”的感觉，人眼很难在混乱的运动中追踪到前景物。运动形式的复杂程度可以通过运动矢量的标准差来衡量。若运动矢量的标准差越大，说明各个像素点的运动形式差异越大，画面的运动形式则越复杂。参考</w:t>
      </w:r>
      <w:r>
        <w:rPr>
          <w:rFonts w:hint="eastAsia"/>
        </w:rPr>
        <w:t>Jing Li</w:t>
      </w:r>
      <w:r>
        <w:rPr>
          <w:rFonts w:hint="eastAsia"/>
        </w:rPr>
        <w:t>等人的</w:t>
      </w:r>
      <w:bookmarkStart w:id="297" w:name="_Hlk10654847"/>
      <w:r>
        <w:rPr>
          <w:rFonts w:hint="eastAsia"/>
        </w:rPr>
        <w:t>研究</w:t>
      </w:r>
      <w:r>
        <w:rPr>
          <w:vertAlign w:val="superscript"/>
        </w:rPr>
        <w:t>[1</w:t>
      </w:r>
      <w:r w:rsidR="008B25F6">
        <w:rPr>
          <w:rFonts w:hint="eastAsia"/>
          <w:vertAlign w:val="superscript"/>
        </w:rPr>
        <w:t>6</w:t>
      </w:r>
      <w:r>
        <w:rPr>
          <w:vertAlign w:val="superscript"/>
        </w:rPr>
        <w:t>]</w:t>
      </w:r>
      <w:bookmarkEnd w:id="297"/>
      <w:r>
        <w:rPr>
          <w:rFonts w:hint="eastAsia"/>
        </w:rPr>
        <w:t>，过快的背景平面运动很可能引起视觉不适。运动矢量的众数可以较好的刻画这种特征。由于画面中背景所占的像素点一般较大，当背景静止时，运动矢量大小的众数必定为</w:t>
      </w:r>
      <w:r>
        <w:rPr>
          <w:rFonts w:hint="eastAsia"/>
        </w:rPr>
        <w:t>0</w:t>
      </w:r>
      <w:r>
        <w:rPr>
          <w:rFonts w:hint="eastAsia"/>
        </w:rPr>
        <w:t>。而当众数不为</w:t>
      </w:r>
      <w:r>
        <w:rPr>
          <w:rFonts w:hint="eastAsia"/>
        </w:rPr>
        <w:t>0</w:t>
      </w:r>
      <w:r>
        <w:rPr>
          <w:rFonts w:hint="eastAsia"/>
        </w:rPr>
        <w:t>时，背景一定存在某种形式的运动，众数的值越大，背景的运动越剧烈，越容易引起该立体视频帧的舒适度较大程度的降低。</w:t>
      </w:r>
    </w:p>
    <w:p w14:paraId="324A6BC7" w14:textId="1F26C18C" w:rsidR="00946C7F" w:rsidRDefault="00FF2A6A" w:rsidP="00651469">
      <w:pPr>
        <w:ind w:firstLine="480"/>
      </w:pPr>
      <w:r>
        <w:rPr>
          <w:rFonts w:hint="eastAsia"/>
        </w:rPr>
        <w:t>根据以上分析，可以得出立体视频舒适度评价算法所参考的七个关于视差和运动矢量的统计学特征：视差的平均值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p</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oMath>
      <w:r>
        <w:rPr>
          <w:rFonts w:hint="eastAsia"/>
        </w:rPr>
        <w:t>)</w:t>
      </w:r>
      <w:r>
        <w:rPr>
          <w:rFonts w:hint="eastAsia"/>
        </w:rPr>
        <w:t>，负视差像素点占所有像素点的比例</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np</m:t>
            </m:r>
          </m:sub>
        </m:sSub>
      </m:oMath>
      <w:r>
        <w:rPr>
          <w:rFonts w:hint="eastAsia"/>
        </w:rPr>
        <w:t>)</w:t>
      </w:r>
      <w:r>
        <w:rPr>
          <w:rFonts w:hint="eastAsia"/>
        </w:rPr>
        <w:t>，运动区域的视差平均值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mp</m:t>
            </m:r>
          </m:sub>
        </m:sSub>
      </m:oMath>
      <w:r>
        <w:rPr>
          <w:rFonts w:hint="eastAsia"/>
        </w:rPr>
        <w:t>)</w:t>
      </w:r>
      <w:r>
        <w:rPr>
          <w:rFonts w:hint="eastAsia"/>
        </w:rPr>
        <w:t>，运动矢量大小的平均值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mv</m:t>
            </m:r>
          </m:sub>
        </m:sSub>
      </m:oMath>
      <w:r>
        <w:rPr>
          <w:rFonts w:hint="eastAsia"/>
        </w:rPr>
        <w:t>)</w:t>
      </w:r>
      <w:r>
        <w:rPr>
          <w:rFonts w:hint="eastAsia"/>
        </w:rPr>
        <w:t>、众数</w:t>
      </w:r>
      <w:r>
        <w:rPr>
          <w:rFonts w:hint="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mv</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mv</m:t>
            </m:r>
          </m:sub>
        </m:sSub>
      </m:oMath>
      <w:r>
        <w:rPr>
          <w:rFonts w:hint="eastAsia"/>
        </w:rPr>
        <w:t>)</w:t>
      </w:r>
      <w:r>
        <w:rPr>
          <w:rFonts w:hint="eastAsia"/>
        </w:rPr>
        <w:t>。各个统计学特征的值均存在一定的阈值，只有达到其产生不适的阈值后，才认为其会导致舒适度的降低。在各种影响舒适度的画面特征中，负视差和快速平面运动被认为是较为明显会导致视觉不适的，因而与之对应的统计学特征在评估舒适度时的权重也应较大。此外，各个统计学特征对舒适度的影响方式不同，某些特征达到一定阈值后，即认为其会导致舒适度一定程度的下降，这种影响是“全或无”</w:t>
      </w:r>
      <w:r>
        <w:rPr>
          <w:rFonts w:hint="eastAsia"/>
        </w:rPr>
        <w:t>(All-or-None)</w:t>
      </w:r>
      <w:r>
        <w:rPr>
          <w:rFonts w:hint="eastAsia"/>
        </w:rPr>
        <w:t>的，只要该特征值达到引起不适的阈值，便认为其会导致某种程度的不适，而不需考虑特征值的具体大小。而某些特征对舒适度的影响是线性</w:t>
      </w:r>
      <w:r>
        <w:rPr>
          <w:rFonts w:hint="eastAsia"/>
        </w:rPr>
        <w:t>(Linear)</w:t>
      </w:r>
      <w:r>
        <w:rPr>
          <w:rFonts w:hint="eastAsia"/>
        </w:rPr>
        <w:t>的，当这些特征值在一定范围内增大时，其对舒适度影响程度也逐渐增加。</w:t>
      </w:r>
      <w:ins w:id="298" w:author="王 家才" w:date="2019-06-08T15:45:00Z">
        <w:r w:rsidR="004930BF">
          <w:rPr>
            <w:rFonts w:hint="eastAsia"/>
          </w:rPr>
          <w:t>通过</w:t>
        </w:r>
      </w:ins>
      <w:ins w:id="299" w:author="王 家才" w:date="2019-06-08T15:46:00Z">
        <w:r w:rsidR="004930BF">
          <w:rPr>
            <w:rFonts w:hint="eastAsia"/>
          </w:rPr>
          <w:t>对</w:t>
        </w:r>
      </w:ins>
      <w:ins w:id="300" w:author="王 家才" w:date="2019-06-08T15:45:00Z">
        <w:r w:rsidR="004930BF">
          <w:rPr>
            <w:rFonts w:hint="eastAsia"/>
          </w:rPr>
          <w:t>不适帧的各个特征值的分析发现，</w:t>
        </w:r>
      </w:ins>
      <w:r>
        <w:rPr>
          <w:rFonts w:hint="eastAsia"/>
        </w:rPr>
        <w:t>在前述七个统计学特征中，负视差像素点比例</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np</m:t>
            </m:r>
          </m:sub>
        </m:sSub>
      </m:oMath>
      <w:r>
        <w:rPr>
          <w:rFonts w:hint="eastAsia"/>
        </w:rPr>
        <w:t>和运动矢量大小的众数</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mv</m:t>
            </m:r>
          </m:sub>
        </m:sSub>
      </m:oMath>
      <w:r>
        <w:rPr>
          <w:rFonts w:hint="eastAsia"/>
        </w:rPr>
        <w:t>两个特征对舒适度的影响为线性的，其导致舒适度下降的程度在一定范围内取决于其值的大小，而超过此范围后，特征值的进一步增大将不会导致舒适度继续降低。</w:t>
      </w:r>
    </w:p>
    <w:p w14:paraId="5C640339" w14:textId="0826565B" w:rsidR="006C1637" w:rsidDel="00946C7F" w:rsidRDefault="00946C7F" w:rsidP="00946C7F">
      <w:pPr>
        <w:ind w:firstLine="480"/>
        <w:rPr>
          <w:del w:id="301" w:author="王 家才" w:date="2019-06-07T12:18:00Z"/>
        </w:rPr>
      </w:pPr>
      <w:ins w:id="302" w:author="王 家才" w:date="2019-06-07T12:12:00Z">
        <w:r>
          <w:rPr>
            <w:rFonts w:hint="eastAsia"/>
          </w:rPr>
          <w:t>关于舒适度的各项研究均认为视差是对舒适度影响较大的一个因素，因而评估模型中关于视差的</w:t>
        </w:r>
      </w:ins>
      <w:ins w:id="303" w:author="王 家才" w:date="2019-06-07T12:13:00Z">
        <w:r>
          <w:rPr>
            <w:rFonts w:hint="eastAsia"/>
          </w:rPr>
          <w:t>统计学特征的权重也应较大。将视差和运动的总权重分别设定为</w:t>
        </w:r>
        <w:r>
          <w:rPr>
            <w:rFonts w:hint="eastAsia"/>
          </w:rPr>
          <w:t>0.6</w:t>
        </w:r>
        <w:r>
          <w:rPr>
            <w:rFonts w:hint="eastAsia"/>
          </w:rPr>
          <w:t>和</w:t>
        </w:r>
        <w:r>
          <w:rPr>
            <w:rFonts w:hint="eastAsia"/>
          </w:rPr>
          <w:t>0.4</w:t>
        </w:r>
        <w:r>
          <w:rPr>
            <w:rFonts w:hint="eastAsia"/>
          </w:rPr>
          <w:t>是一个较为合理的比例。</w:t>
        </w:r>
      </w:ins>
      <w:ins w:id="304" w:author="王 家才" w:date="2019-06-07T12:15:00Z">
        <w:r>
          <w:rPr>
            <w:rFonts w:hint="eastAsia"/>
          </w:rPr>
          <w:t>而理论分析认为较大的画面运动会引起大角度的辐辏调节</w:t>
        </w:r>
      </w:ins>
      <w:ins w:id="305" w:author="王 家才" w:date="2019-06-07T12:16:00Z">
        <w:r>
          <w:rPr>
            <w:rFonts w:hint="eastAsia"/>
          </w:rPr>
          <w:t>进而导致不适，因而运动矢量的众数的权重应比其他特征高，本模型中设定为</w:t>
        </w:r>
        <w:r>
          <w:rPr>
            <w:rFonts w:hint="eastAsia"/>
          </w:rPr>
          <w:t>0.2</w:t>
        </w:r>
        <w:r>
          <w:rPr>
            <w:rFonts w:hint="eastAsia"/>
          </w:rPr>
          <w:t>。</w:t>
        </w:r>
      </w:ins>
      <w:ins w:id="306" w:author="王 家才" w:date="2019-06-07T12:14:00Z">
        <w:r>
          <w:rPr>
            <w:rFonts w:hint="eastAsia"/>
          </w:rPr>
          <w:t>通过对大量不适帧的视差和运动信息的统计学特征值进行</w:t>
        </w:r>
      </w:ins>
      <w:ins w:id="307" w:author="王 家才" w:date="2019-06-07T12:17:00Z">
        <w:r>
          <w:rPr>
            <w:rFonts w:hint="eastAsia"/>
          </w:rPr>
          <w:t>归纳总结后</w:t>
        </w:r>
      </w:ins>
      <w:ins w:id="308" w:author="王 家才" w:date="2019-06-07T12:18:00Z">
        <w:r w:rsidR="004A099E">
          <w:rPr>
            <w:rFonts w:hint="eastAsia"/>
          </w:rPr>
          <w:t>，</w:t>
        </w:r>
      </w:ins>
      <w:ins w:id="309" w:author="王 家才" w:date="2019-06-07T12:17:00Z">
        <w:r>
          <w:rPr>
            <w:rFonts w:hint="eastAsia"/>
          </w:rPr>
          <w:t>可得出各个统计学特征引起不适的</w:t>
        </w:r>
      </w:ins>
      <w:ins w:id="310" w:author="王 家才" w:date="2019-06-07T12:18:00Z">
        <w:r w:rsidR="004A099E">
          <w:rPr>
            <w:rFonts w:hint="eastAsia"/>
          </w:rPr>
          <w:t>大致</w:t>
        </w:r>
      </w:ins>
      <w:ins w:id="311" w:author="王 家才" w:date="2019-06-07T12:17:00Z">
        <w:r>
          <w:rPr>
            <w:rFonts w:hint="eastAsia"/>
          </w:rPr>
          <w:t>阈值。将</w:t>
        </w:r>
      </w:ins>
      <w:ins w:id="312" w:author="王 家才" w:date="2019-06-07T12:18:00Z">
        <w:r w:rsidR="004A099E">
          <w:rPr>
            <w:rFonts w:hint="eastAsia"/>
          </w:rPr>
          <w:t>模型应用于</w:t>
        </w:r>
      </w:ins>
      <w:ins w:id="313" w:author="王 家才" w:date="2019-06-07T12:19:00Z">
        <w:r w:rsidR="004A099E">
          <w:rPr>
            <w:rFonts w:hint="eastAsia"/>
          </w:rPr>
          <w:t>视频样</w:t>
        </w:r>
        <w:r w:rsidR="004A099E">
          <w:rPr>
            <w:rFonts w:hint="eastAsia"/>
          </w:rPr>
          <w:lastRenderedPageBreak/>
          <w:t>本并对各个估计值进行细微调整以使模型估值更贴近人的主观感受后，</w:t>
        </w:r>
      </w:ins>
      <w:del w:id="314" w:author="王 家才" w:date="2019-06-07T12:07:00Z">
        <w:r w:rsidR="00734A7D" w:rsidRPr="00734A7D" w:rsidDel="004665FA">
          <w:rPr>
            <w:rFonts w:hint="eastAsia"/>
          </w:rPr>
          <w:delText>通过理论分析对各个特征的权重和阈值进行估计，并将其应用到立体视频样本上进行实际测试并修正后，</w:delText>
        </w:r>
      </w:del>
      <w:ins w:id="315" w:author="王 家才" w:date="2019-06-07T12:17:00Z">
        <w:r>
          <w:rPr>
            <w:rFonts w:hint="eastAsia"/>
          </w:rPr>
          <w:t>最后</w:t>
        </w:r>
      </w:ins>
      <w:del w:id="316" w:author="王 家才" w:date="2019-06-07T12:17:00Z">
        <w:r w:rsidR="00734A7D" w:rsidRPr="00734A7D" w:rsidDel="00946C7F">
          <w:rPr>
            <w:rFonts w:hint="eastAsia"/>
          </w:rPr>
          <w:delText>所</w:delText>
        </w:r>
      </w:del>
      <w:r w:rsidR="00734A7D" w:rsidRPr="00734A7D">
        <w:rPr>
          <w:rFonts w:hint="eastAsia"/>
        </w:rPr>
        <w:t>确定的各个统计学特征对立体视频的舒适度的影响权重以及各个特征引起不适的启动阈值和截止阈值大致</w:t>
      </w:r>
      <w:commentRangeStart w:id="317"/>
      <w:commentRangeStart w:id="318"/>
      <w:r w:rsidR="00734A7D" w:rsidRPr="00734A7D">
        <w:rPr>
          <w:rFonts w:hint="eastAsia"/>
        </w:rPr>
        <w:t>如</w:t>
      </w:r>
      <w:r w:rsidR="00734A7D">
        <w:rPr>
          <w:rFonts w:hint="eastAsia"/>
        </w:rPr>
        <w:t>下表</w:t>
      </w:r>
      <w:r w:rsidR="00734A7D">
        <w:rPr>
          <w:rFonts w:hint="eastAsia"/>
        </w:rPr>
        <w:t>3-</w:t>
      </w:r>
      <w:r w:rsidR="00A71622">
        <w:rPr>
          <w:rFonts w:hint="eastAsia"/>
        </w:rPr>
        <w:t>1</w:t>
      </w:r>
      <w:commentRangeEnd w:id="317"/>
      <w:r w:rsidR="00B850D0">
        <w:rPr>
          <w:rStyle w:val="af"/>
        </w:rPr>
        <w:commentReference w:id="317"/>
      </w:r>
      <w:commentRangeEnd w:id="318"/>
      <w:r w:rsidR="004665FA">
        <w:rPr>
          <w:rStyle w:val="af"/>
        </w:rPr>
        <w:commentReference w:id="318"/>
      </w:r>
      <w:r w:rsidR="00734A7D" w:rsidRPr="00734A7D">
        <w:rPr>
          <w:rFonts w:hint="eastAsia"/>
        </w:rPr>
        <w:t>所示。</w:t>
      </w:r>
    </w:p>
    <w:p w14:paraId="7FDFBA55" w14:textId="77777777" w:rsidR="00946C7F" w:rsidRDefault="00946C7F" w:rsidP="00651469">
      <w:pPr>
        <w:ind w:firstLine="480"/>
        <w:rPr>
          <w:ins w:id="319" w:author="王 家才" w:date="2019-06-07T12:18:00Z"/>
        </w:rPr>
      </w:pPr>
    </w:p>
    <w:p w14:paraId="0B4D538B" w14:textId="1F6577ED" w:rsidR="00734A7D" w:rsidRDefault="006C1637">
      <w:pPr>
        <w:ind w:firstLine="480"/>
        <w:pPrChange w:id="320" w:author="王 家才" w:date="2019-06-07T12:18:00Z">
          <w:pPr>
            <w:widowControl/>
            <w:adjustRightInd/>
            <w:snapToGrid/>
            <w:spacing w:line="240" w:lineRule="auto"/>
            <w:ind w:firstLineChars="0" w:firstLine="0"/>
            <w:jc w:val="left"/>
          </w:pPr>
        </w:pPrChange>
      </w:pPr>
      <w:del w:id="321" w:author="王 家才" w:date="2019-06-07T12:18:00Z">
        <w:r w:rsidDel="00946C7F">
          <w:br w:type="page"/>
        </w:r>
      </w:del>
    </w:p>
    <w:tbl>
      <w:tblPr>
        <w:tblStyle w:val="a9"/>
        <w:tblW w:w="0" w:type="auto"/>
        <w:jc w:val="center"/>
        <w:tblLook w:val="04A0" w:firstRow="1" w:lastRow="0" w:firstColumn="1" w:lastColumn="0" w:noHBand="0" w:noVBand="1"/>
      </w:tblPr>
      <w:tblGrid>
        <w:gridCol w:w="1555"/>
        <w:gridCol w:w="850"/>
        <w:gridCol w:w="1276"/>
        <w:gridCol w:w="1276"/>
      </w:tblGrid>
      <w:tr w:rsidR="00734A7D" w:rsidRPr="00734A7D" w14:paraId="44D81BE8" w14:textId="77777777" w:rsidTr="006C1637">
        <w:trPr>
          <w:trHeight w:val="276"/>
          <w:jc w:val="center"/>
        </w:trPr>
        <w:tc>
          <w:tcPr>
            <w:tcW w:w="1555" w:type="dxa"/>
            <w:noWrap/>
            <w:hideMark/>
          </w:tcPr>
          <w:p w14:paraId="0748005D" w14:textId="77777777" w:rsidR="00734A7D" w:rsidRPr="006C1637" w:rsidRDefault="00734A7D" w:rsidP="00734A7D">
            <w:pPr>
              <w:ind w:firstLineChars="0" w:firstLine="0"/>
              <w:rPr>
                <w:b/>
                <w:bCs/>
              </w:rPr>
            </w:pPr>
            <w:r w:rsidRPr="006C1637">
              <w:rPr>
                <w:rFonts w:hint="eastAsia"/>
                <w:b/>
                <w:bCs/>
              </w:rPr>
              <w:t>统计学特征</w:t>
            </w:r>
          </w:p>
        </w:tc>
        <w:tc>
          <w:tcPr>
            <w:tcW w:w="850" w:type="dxa"/>
            <w:noWrap/>
            <w:hideMark/>
          </w:tcPr>
          <w:p w14:paraId="70429493" w14:textId="77777777" w:rsidR="00734A7D" w:rsidRPr="006C1637" w:rsidRDefault="00734A7D" w:rsidP="00734A7D">
            <w:pPr>
              <w:ind w:firstLineChars="0" w:firstLine="0"/>
              <w:rPr>
                <w:b/>
                <w:bCs/>
              </w:rPr>
            </w:pPr>
            <w:r w:rsidRPr="006C1637">
              <w:rPr>
                <w:rFonts w:hint="eastAsia"/>
                <w:b/>
                <w:bCs/>
              </w:rPr>
              <w:t>权重</w:t>
            </w:r>
          </w:p>
        </w:tc>
        <w:tc>
          <w:tcPr>
            <w:tcW w:w="1276" w:type="dxa"/>
            <w:noWrap/>
            <w:hideMark/>
          </w:tcPr>
          <w:p w14:paraId="454AAC5C" w14:textId="77777777" w:rsidR="00734A7D" w:rsidRPr="006C1637" w:rsidRDefault="00734A7D" w:rsidP="00734A7D">
            <w:pPr>
              <w:ind w:firstLineChars="0" w:firstLine="0"/>
              <w:rPr>
                <w:b/>
                <w:bCs/>
              </w:rPr>
            </w:pPr>
            <w:r w:rsidRPr="006C1637">
              <w:rPr>
                <w:rFonts w:hint="eastAsia"/>
                <w:b/>
                <w:bCs/>
              </w:rPr>
              <w:t>启动阈值</w:t>
            </w:r>
          </w:p>
        </w:tc>
        <w:tc>
          <w:tcPr>
            <w:tcW w:w="1276" w:type="dxa"/>
            <w:noWrap/>
            <w:hideMark/>
          </w:tcPr>
          <w:p w14:paraId="5CC3210F" w14:textId="77777777" w:rsidR="00734A7D" w:rsidRPr="006C1637" w:rsidRDefault="00734A7D" w:rsidP="00734A7D">
            <w:pPr>
              <w:ind w:firstLineChars="0" w:firstLine="0"/>
              <w:rPr>
                <w:b/>
                <w:bCs/>
              </w:rPr>
            </w:pPr>
            <w:r w:rsidRPr="006C1637">
              <w:rPr>
                <w:rFonts w:hint="eastAsia"/>
                <w:b/>
                <w:bCs/>
              </w:rPr>
              <w:t>截止阈值</w:t>
            </w:r>
          </w:p>
        </w:tc>
      </w:tr>
      <w:tr w:rsidR="00734A7D" w:rsidRPr="00734A7D" w14:paraId="7008897E" w14:textId="77777777" w:rsidTr="006C1637">
        <w:trPr>
          <w:trHeight w:val="276"/>
          <w:jc w:val="center"/>
        </w:trPr>
        <w:tc>
          <w:tcPr>
            <w:tcW w:w="1555" w:type="dxa"/>
            <w:noWrap/>
            <w:hideMark/>
          </w:tcPr>
          <w:p w14:paraId="31B37CDB" w14:textId="5D03853C" w:rsidR="00734A7D" w:rsidRPr="00734A7D" w:rsidRDefault="00145A62"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4DC9B4C6" w14:textId="77777777" w:rsidR="00734A7D" w:rsidRPr="00734A7D" w:rsidRDefault="00734A7D" w:rsidP="00734A7D">
            <w:pPr>
              <w:ind w:firstLineChars="0" w:firstLine="0"/>
            </w:pPr>
            <w:r w:rsidRPr="00734A7D">
              <w:rPr>
                <w:rFonts w:hint="eastAsia"/>
              </w:rPr>
              <w:t>0.15</w:t>
            </w:r>
          </w:p>
        </w:tc>
        <w:tc>
          <w:tcPr>
            <w:tcW w:w="1276" w:type="dxa"/>
            <w:noWrap/>
            <w:hideMark/>
          </w:tcPr>
          <w:p w14:paraId="4E28FA41" w14:textId="77777777" w:rsidR="00734A7D" w:rsidRPr="00734A7D" w:rsidRDefault="00734A7D" w:rsidP="00734A7D">
            <w:pPr>
              <w:ind w:firstLineChars="0" w:firstLine="0"/>
            </w:pPr>
            <w:r w:rsidRPr="00734A7D">
              <w:rPr>
                <w:rFonts w:hint="eastAsia"/>
              </w:rPr>
              <w:t>-10</w:t>
            </w:r>
          </w:p>
        </w:tc>
        <w:tc>
          <w:tcPr>
            <w:tcW w:w="1276" w:type="dxa"/>
            <w:noWrap/>
            <w:hideMark/>
          </w:tcPr>
          <w:p w14:paraId="15155FCA" w14:textId="77777777" w:rsidR="00734A7D" w:rsidRPr="00734A7D" w:rsidRDefault="00734A7D" w:rsidP="00734A7D">
            <w:pPr>
              <w:ind w:firstLineChars="0" w:firstLine="0"/>
            </w:pPr>
            <w:r w:rsidRPr="00734A7D">
              <w:rPr>
                <w:rFonts w:hint="eastAsia"/>
              </w:rPr>
              <w:t>-</w:t>
            </w:r>
          </w:p>
        </w:tc>
      </w:tr>
      <w:tr w:rsidR="00734A7D" w:rsidRPr="00734A7D" w14:paraId="5467C0A6" w14:textId="77777777" w:rsidTr="006C1637">
        <w:trPr>
          <w:trHeight w:val="276"/>
          <w:jc w:val="center"/>
        </w:trPr>
        <w:tc>
          <w:tcPr>
            <w:tcW w:w="1555" w:type="dxa"/>
            <w:noWrap/>
            <w:hideMark/>
          </w:tcPr>
          <w:p w14:paraId="128FA10F" w14:textId="27A98CC6" w:rsidR="00734A7D" w:rsidRPr="00734A7D" w:rsidRDefault="00145A62"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2B2280B6" w14:textId="77777777" w:rsidR="00734A7D" w:rsidRPr="00734A7D" w:rsidRDefault="00734A7D" w:rsidP="00734A7D">
            <w:pPr>
              <w:ind w:firstLineChars="0" w:firstLine="0"/>
            </w:pPr>
            <w:r w:rsidRPr="00734A7D">
              <w:rPr>
                <w:rFonts w:hint="eastAsia"/>
              </w:rPr>
              <w:t>0.15</w:t>
            </w:r>
          </w:p>
        </w:tc>
        <w:tc>
          <w:tcPr>
            <w:tcW w:w="1276" w:type="dxa"/>
            <w:noWrap/>
            <w:hideMark/>
          </w:tcPr>
          <w:p w14:paraId="65B08BCC" w14:textId="77777777" w:rsidR="00734A7D" w:rsidRPr="00734A7D" w:rsidRDefault="00734A7D" w:rsidP="00734A7D">
            <w:pPr>
              <w:ind w:firstLineChars="0" w:firstLine="0"/>
            </w:pPr>
            <w:r w:rsidRPr="00734A7D">
              <w:rPr>
                <w:rFonts w:hint="eastAsia"/>
              </w:rPr>
              <w:t>130</w:t>
            </w:r>
          </w:p>
        </w:tc>
        <w:tc>
          <w:tcPr>
            <w:tcW w:w="1276" w:type="dxa"/>
            <w:noWrap/>
            <w:hideMark/>
          </w:tcPr>
          <w:p w14:paraId="40F00E77" w14:textId="77777777" w:rsidR="00734A7D" w:rsidRPr="00734A7D" w:rsidRDefault="00734A7D" w:rsidP="00734A7D">
            <w:pPr>
              <w:ind w:firstLineChars="0" w:firstLine="0"/>
            </w:pPr>
            <w:r w:rsidRPr="00734A7D">
              <w:rPr>
                <w:rFonts w:hint="eastAsia"/>
              </w:rPr>
              <w:t>-</w:t>
            </w:r>
          </w:p>
        </w:tc>
      </w:tr>
      <w:tr w:rsidR="00734A7D" w:rsidRPr="00734A7D" w14:paraId="0AD13331" w14:textId="77777777" w:rsidTr="006C1637">
        <w:trPr>
          <w:trHeight w:val="276"/>
          <w:jc w:val="center"/>
        </w:trPr>
        <w:tc>
          <w:tcPr>
            <w:tcW w:w="1555" w:type="dxa"/>
            <w:noWrap/>
            <w:hideMark/>
          </w:tcPr>
          <w:p w14:paraId="2B567CD8" w14:textId="36333F4A" w:rsidR="00734A7D" w:rsidRPr="00734A7D" w:rsidRDefault="00145A62" w:rsidP="00734A7D">
            <w:pPr>
              <w:ind w:firstLineChars="0" w:firstLine="0"/>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850" w:type="dxa"/>
            <w:noWrap/>
            <w:hideMark/>
          </w:tcPr>
          <w:p w14:paraId="30002A75" w14:textId="77777777" w:rsidR="00734A7D" w:rsidRPr="00734A7D" w:rsidRDefault="00734A7D" w:rsidP="00734A7D">
            <w:pPr>
              <w:ind w:firstLineChars="0" w:firstLine="0"/>
            </w:pPr>
            <w:r w:rsidRPr="00734A7D">
              <w:rPr>
                <w:rFonts w:hint="eastAsia"/>
              </w:rPr>
              <w:t>0.15</w:t>
            </w:r>
          </w:p>
        </w:tc>
        <w:tc>
          <w:tcPr>
            <w:tcW w:w="1276" w:type="dxa"/>
            <w:noWrap/>
            <w:hideMark/>
          </w:tcPr>
          <w:p w14:paraId="1169A8FE" w14:textId="77777777" w:rsidR="00734A7D" w:rsidRPr="00734A7D" w:rsidRDefault="00734A7D" w:rsidP="00734A7D">
            <w:pPr>
              <w:ind w:firstLineChars="0" w:firstLine="0"/>
            </w:pPr>
            <w:r w:rsidRPr="00734A7D">
              <w:rPr>
                <w:rFonts w:hint="eastAsia"/>
              </w:rPr>
              <w:t>0.2</w:t>
            </w:r>
          </w:p>
        </w:tc>
        <w:tc>
          <w:tcPr>
            <w:tcW w:w="1276" w:type="dxa"/>
            <w:noWrap/>
            <w:hideMark/>
          </w:tcPr>
          <w:p w14:paraId="1D84CDA0" w14:textId="77777777" w:rsidR="00734A7D" w:rsidRPr="00734A7D" w:rsidRDefault="00734A7D" w:rsidP="00734A7D">
            <w:pPr>
              <w:ind w:firstLineChars="0" w:firstLine="0"/>
            </w:pPr>
            <w:r w:rsidRPr="00734A7D">
              <w:rPr>
                <w:rFonts w:hint="eastAsia"/>
              </w:rPr>
              <w:t>0.4</w:t>
            </w:r>
          </w:p>
        </w:tc>
      </w:tr>
      <w:tr w:rsidR="00734A7D" w:rsidRPr="00734A7D" w14:paraId="531DB1DB" w14:textId="77777777" w:rsidTr="006C1637">
        <w:trPr>
          <w:trHeight w:val="276"/>
          <w:jc w:val="center"/>
        </w:trPr>
        <w:tc>
          <w:tcPr>
            <w:tcW w:w="1555" w:type="dxa"/>
            <w:noWrap/>
            <w:hideMark/>
          </w:tcPr>
          <w:p w14:paraId="16A59DE5" w14:textId="2E1A22E0" w:rsidR="00734A7D" w:rsidRPr="00734A7D" w:rsidRDefault="00145A62"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850" w:type="dxa"/>
            <w:noWrap/>
            <w:hideMark/>
          </w:tcPr>
          <w:p w14:paraId="6AA70B6B" w14:textId="77777777" w:rsidR="00734A7D" w:rsidRPr="00734A7D" w:rsidRDefault="00734A7D" w:rsidP="00734A7D">
            <w:pPr>
              <w:ind w:firstLineChars="0" w:firstLine="0"/>
            </w:pPr>
            <w:r w:rsidRPr="00734A7D">
              <w:rPr>
                <w:rFonts w:hint="eastAsia"/>
              </w:rPr>
              <w:t>0.15</w:t>
            </w:r>
          </w:p>
        </w:tc>
        <w:tc>
          <w:tcPr>
            <w:tcW w:w="1276" w:type="dxa"/>
            <w:noWrap/>
            <w:hideMark/>
          </w:tcPr>
          <w:p w14:paraId="256DEEAD" w14:textId="77777777" w:rsidR="00734A7D" w:rsidRPr="00734A7D" w:rsidRDefault="00734A7D" w:rsidP="00734A7D">
            <w:pPr>
              <w:ind w:firstLineChars="0" w:firstLine="0"/>
            </w:pPr>
            <w:r w:rsidRPr="00734A7D">
              <w:rPr>
                <w:rFonts w:hint="eastAsia"/>
              </w:rPr>
              <w:t>5</w:t>
            </w:r>
          </w:p>
        </w:tc>
        <w:tc>
          <w:tcPr>
            <w:tcW w:w="1276" w:type="dxa"/>
            <w:noWrap/>
            <w:hideMark/>
          </w:tcPr>
          <w:p w14:paraId="056A1E6B" w14:textId="77777777" w:rsidR="00734A7D" w:rsidRPr="00734A7D" w:rsidRDefault="00734A7D" w:rsidP="00734A7D">
            <w:pPr>
              <w:ind w:firstLineChars="0" w:firstLine="0"/>
            </w:pPr>
            <w:r w:rsidRPr="00734A7D">
              <w:rPr>
                <w:rFonts w:hint="eastAsia"/>
              </w:rPr>
              <w:t>-</w:t>
            </w:r>
          </w:p>
        </w:tc>
      </w:tr>
      <w:tr w:rsidR="00734A7D" w:rsidRPr="00734A7D" w14:paraId="0F32C280" w14:textId="77777777" w:rsidTr="006C1637">
        <w:trPr>
          <w:trHeight w:val="276"/>
          <w:jc w:val="center"/>
        </w:trPr>
        <w:tc>
          <w:tcPr>
            <w:tcW w:w="1555" w:type="dxa"/>
            <w:noWrap/>
            <w:hideMark/>
          </w:tcPr>
          <w:p w14:paraId="353D073C" w14:textId="14A85CD1" w:rsidR="00734A7D" w:rsidRPr="00734A7D" w:rsidRDefault="00145A62"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014B5920" w14:textId="77777777" w:rsidR="00734A7D" w:rsidRPr="00734A7D" w:rsidRDefault="00734A7D" w:rsidP="00734A7D">
            <w:pPr>
              <w:ind w:firstLineChars="0" w:firstLine="0"/>
            </w:pPr>
            <w:r w:rsidRPr="00734A7D">
              <w:rPr>
                <w:rFonts w:hint="eastAsia"/>
              </w:rPr>
              <w:t>0.1</w:t>
            </w:r>
          </w:p>
        </w:tc>
        <w:tc>
          <w:tcPr>
            <w:tcW w:w="1276" w:type="dxa"/>
            <w:noWrap/>
            <w:hideMark/>
          </w:tcPr>
          <w:p w14:paraId="42A6C950" w14:textId="77777777" w:rsidR="00734A7D" w:rsidRPr="00734A7D" w:rsidRDefault="00734A7D" w:rsidP="00734A7D">
            <w:pPr>
              <w:ind w:firstLineChars="0" w:firstLine="0"/>
            </w:pPr>
            <w:r w:rsidRPr="00734A7D">
              <w:rPr>
                <w:rFonts w:hint="eastAsia"/>
              </w:rPr>
              <w:t>20</w:t>
            </w:r>
          </w:p>
        </w:tc>
        <w:tc>
          <w:tcPr>
            <w:tcW w:w="1276" w:type="dxa"/>
            <w:noWrap/>
            <w:hideMark/>
          </w:tcPr>
          <w:p w14:paraId="1385CDBF" w14:textId="77777777" w:rsidR="00734A7D" w:rsidRPr="00734A7D" w:rsidRDefault="00734A7D" w:rsidP="00734A7D">
            <w:pPr>
              <w:ind w:firstLineChars="0" w:firstLine="0"/>
            </w:pPr>
            <w:r w:rsidRPr="00734A7D">
              <w:rPr>
                <w:rFonts w:hint="eastAsia"/>
              </w:rPr>
              <w:t>-</w:t>
            </w:r>
          </w:p>
        </w:tc>
      </w:tr>
      <w:bookmarkStart w:id="322" w:name="_Hlk10656521"/>
      <w:tr w:rsidR="00734A7D" w:rsidRPr="00734A7D" w14:paraId="1060514D" w14:textId="77777777" w:rsidTr="006C1637">
        <w:trPr>
          <w:trHeight w:val="276"/>
          <w:jc w:val="center"/>
        </w:trPr>
        <w:tc>
          <w:tcPr>
            <w:tcW w:w="1555" w:type="dxa"/>
            <w:noWrap/>
            <w:hideMark/>
          </w:tcPr>
          <w:p w14:paraId="295C5F20" w14:textId="1B9C2409" w:rsidR="00734A7D" w:rsidRPr="00734A7D" w:rsidRDefault="00145A62" w:rsidP="00734A7D">
            <w:pPr>
              <w:ind w:firstLineChars="0" w:firstLine="0"/>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bookmarkEnd w:id="322"/>
          </w:p>
        </w:tc>
        <w:tc>
          <w:tcPr>
            <w:tcW w:w="850" w:type="dxa"/>
            <w:noWrap/>
            <w:hideMark/>
          </w:tcPr>
          <w:p w14:paraId="57BA120F" w14:textId="77777777" w:rsidR="00734A7D" w:rsidRPr="00734A7D" w:rsidRDefault="00734A7D" w:rsidP="00734A7D">
            <w:pPr>
              <w:ind w:firstLineChars="0" w:firstLine="0"/>
            </w:pPr>
            <w:r w:rsidRPr="00734A7D">
              <w:rPr>
                <w:rFonts w:hint="eastAsia"/>
              </w:rPr>
              <w:t>0.2</w:t>
            </w:r>
          </w:p>
        </w:tc>
        <w:tc>
          <w:tcPr>
            <w:tcW w:w="1276" w:type="dxa"/>
            <w:noWrap/>
            <w:hideMark/>
          </w:tcPr>
          <w:p w14:paraId="1853B593" w14:textId="77777777" w:rsidR="00734A7D" w:rsidRPr="00734A7D" w:rsidRDefault="00734A7D" w:rsidP="00734A7D">
            <w:pPr>
              <w:ind w:firstLineChars="0" w:firstLine="0"/>
            </w:pPr>
            <w:r w:rsidRPr="00734A7D">
              <w:rPr>
                <w:rFonts w:hint="eastAsia"/>
              </w:rPr>
              <w:t>0</w:t>
            </w:r>
          </w:p>
        </w:tc>
        <w:tc>
          <w:tcPr>
            <w:tcW w:w="1276" w:type="dxa"/>
            <w:noWrap/>
            <w:hideMark/>
          </w:tcPr>
          <w:p w14:paraId="5E697FFF" w14:textId="77777777" w:rsidR="00734A7D" w:rsidRPr="00734A7D" w:rsidRDefault="00734A7D" w:rsidP="00734A7D">
            <w:pPr>
              <w:ind w:firstLineChars="0" w:firstLine="0"/>
            </w:pPr>
            <w:r w:rsidRPr="00734A7D">
              <w:rPr>
                <w:rFonts w:hint="eastAsia"/>
              </w:rPr>
              <w:t>30</w:t>
            </w:r>
          </w:p>
        </w:tc>
      </w:tr>
      <w:tr w:rsidR="00734A7D" w:rsidRPr="00734A7D" w14:paraId="3226F975" w14:textId="77777777" w:rsidTr="006C1637">
        <w:trPr>
          <w:trHeight w:val="276"/>
          <w:jc w:val="center"/>
        </w:trPr>
        <w:tc>
          <w:tcPr>
            <w:tcW w:w="1555" w:type="dxa"/>
            <w:noWrap/>
            <w:hideMark/>
          </w:tcPr>
          <w:p w14:paraId="5A1BAD85" w14:textId="219C9614" w:rsidR="00734A7D" w:rsidRPr="00734A7D" w:rsidRDefault="00145A62"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72DCAA25" w14:textId="77777777" w:rsidR="00734A7D" w:rsidRPr="00734A7D" w:rsidRDefault="00734A7D" w:rsidP="00734A7D">
            <w:pPr>
              <w:ind w:firstLineChars="0" w:firstLine="0"/>
            </w:pPr>
            <w:r w:rsidRPr="00734A7D">
              <w:rPr>
                <w:rFonts w:hint="eastAsia"/>
              </w:rPr>
              <w:t>0.1</w:t>
            </w:r>
          </w:p>
        </w:tc>
        <w:tc>
          <w:tcPr>
            <w:tcW w:w="1276" w:type="dxa"/>
            <w:noWrap/>
            <w:hideMark/>
          </w:tcPr>
          <w:p w14:paraId="16783DB0" w14:textId="77777777" w:rsidR="00734A7D" w:rsidRPr="00734A7D" w:rsidRDefault="00734A7D" w:rsidP="00734A7D">
            <w:pPr>
              <w:ind w:firstLineChars="0" w:firstLine="0"/>
            </w:pPr>
            <w:r w:rsidRPr="00734A7D">
              <w:rPr>
                <w:rFonts w:hint="eastAsia"/>
              </w:rPr>
              <w:t>20</w:t>
            </w:r>
          </w:p>
        </w:tc>
        <w:tc>
          <w:tcPr>
            <w:tcW w:w="1276" w:type="dxa"/>
            <w:noWrap/>
            <w:hideMark/>
          </w:tcPr>
          <w:p w14:paraId="1DE34050" w14:textId="77777777" w:rsidR="00734A7D" w:rsidRPr="00734A7D" w:rsidRDefault="00734A7D" w:rsidP="006C1637">
            <w:pPr>
              <w:keepNext/>
              <w:ind w:firstLineChars="0" w:firstLine="0"/>
            </w:pPr>
            <w:r w:rsidRPr="00734A7D">
              <w:rPr>
                <w:rFonts w:hint="eastAsia"/>
              </w:rPr>
              <w:t>-</w:t>
            </w:r>
          </w:p>
        </w:tc>
      </w:tr>
    </w:tbl>
    <w:p w14:paraId="1BF23B5A" w14:textId="21B11466" w:rsidR="00734A7D" w:rsidRDefault="006C1637" w:rsidP="006C1637">
      <w:pPr>
        <w:pStyle w:val="a5"/>
        <w:ind w:firstLine="420"/>
        <w:jc w:val="center"/>
        <w:rPr>
          <w:rFonts w:ascii="宋体" w:eastAsia="宋体" w:hAnsi="宋体"/>
          <w:sz w:val="21"/>
          <w:szCs w:val="21"/>
        </w:rPr>
      </w:pPr>
      <w:r w:rsidRPr="006C1637">
        <w:rPr>
          <w:rFonts w:ascii="宋体" w:eastAsia="宋体" w:hAnsi="宋体" w:hint="eastAsia"/>
          <w:sz w:val="21"/>
          <w:szCs w:val="21"/>
        </w:rPr>
        <w:t xml:space="preserve">表 </w:t>
      </w:r>
      <w:r>
        <w:rPr>
          <w:rFonts w:ascii="宋体" w:eastAsia="宋体" w:hAnsi="宋体" w:hint="eastAsia"/>
          <w:sz w:val="21"/>
          <w:szCs w:val="21"/>
        </w:rPr>
        <w:t>3-</w:t>
      </w:r>
      <w:r w:rsidR="00A71622">
        <w:rPr>
          <w:rFonts w:ascii="宋体" w:eastAsia="宋体" w:hAnsi="宋体" w:hint="eastAsia"/>
          <w:sz w:val="21"/>
          <w:szCs w:val="21"/>
        </w:rPr>
        <w:t>1</w:t>
      </w:r>
      <w:r w:rsidRPr="006C1637">
        <w:rPr>
          <w:rFonts w:ascii="宋体" w:eastAsia="宋体" w:hAnsi="宋体"/>
          <w:sz w:val="21"/>
          <w:szCs w:val="21"/>
        </w:rPr>
        <w:t xml:space="preserve"> </w:t>
      </w:r>
      <w:r w:rsidRPr="006C1637">
        <w:rPr>
          <w:rFonts w:ascii="宋体" w:eastAsia="宋体" w:hAnsi="宋体" w:hint="eastAsia"/>
          <w:sz w:val="21"/>
          <w:szCs w:val="21"/>
        </w:rPr>
        <w:t>各统计学特征权重和阈值</w:t>
      </w:r>
    </w:p>
    <w:p w14:paraId="71C975FC" w14:textId="5ED2921F" w:rsidR="006C1637" w:rsidRDefault="006C1637" w:rsidP="006C1637">
      <w:pPr>
        <w:ind w:firstLine="480"/>
      </w:pPr>
    </w:p>
    <w:p w14:paraId="4F3CA0B4" w14:textId="2CDBCFD6" w:rsidR="006C1637" w:rsidRDefault="009A1A86" w:rsidP="006C1637">
      <w:pPr>
        <w:ind w:firstLine="480"/>
        <w:rPr>
          <w:ins w:id="323" w:author="王 家才" w:date="2019-06-08T15:47:00Z"/>
        </w:rPr>
      </w:pPr>
      <w:r>
        <w:rPr>
          <w:rFonts w:hint="eastAsia"/>
        </w:rPr>
        <w:t>文献</w:t>
      </w:r>
      <w:r>
        <w:rPr>
          <w:vertAlign w:val="superscript"/>
        </w:rPr>
        <w:t>[1</w:t>
      </w:r>
      <w:r w:rsidR="008B25F6">
        <w:rPr>
          <w:rFonts w:hint="eastAsia"/>
          <w:vertAlign w:val="superscript"/>
        </w:rPr>
        <w:t>5</w:t>
      </w:r>
      <w:r>
        <w:rPr>
          <w:vertAlign w:val="superscript"/>
        </w:rPr>
        <w:t>]</w:t>
      </w:r>
      <w:r w:rsidRPr="009A1A86">
        <w:rPr>
          <w:rFonts w:hint="eastAsia"/>
        </w:rPr>
        <w:t>的研究</w:t>
      </w:r>
      <w:r w:rsidR="00F97177">
        <w:rPr>
          <w:rFonts w:hint="eastAsia"/>
        </w:rPr>
        <w:t>结果</w:t>
      </w:r>
      <w:r w:rsidRPr="009A1A86">
        <w:rPr>
          <w:rFonts w:hint="eastAsia"/>
        </w:rPr>
        <w:t>认为</w:t>
      </w:r>
      <w:ins w:id="324" w:author="王 家才" w:date="2019-06-07T12:27:00Z">
        <w:r w:rsidR="00A570FB">
          <w:rPr>
            <w:rFonts w:hint="eastAsia"/>
          </w:rPr>
          <w:t>前景与背景的相对</w:t>
        </w:r>
      </w:ins>
      <w:del w:id="325" w:author="王 家才" w:date="2019-06-07T12:24:00Z">
        <w:r w:rsidRPr="009A1A86" w:rsidDel="00A570FB">
          <w:rPr>
            <w:rFonts w:hint="eastAsia"/>
          </w:rPr>
          <w:delText>前景和背景的相对视差，以及画面运动速度</w:delText>
        </w:r>
      </w:del>
      <w:ins w:id="326" w:author="王 家才" w:date="2019-06-07T12:24:00Z">
        <w:r w:rsidR="00A570FB">
          <w:rPr>
            <w:rFonts w:hint="eastAsia"/>
          </w:rPr>
          <w:t>视差和画面运动</w:t>
        </w:r>
      </w:ins>
      <w:r w:rsidRPr="009A1A86">
        <w:rPr>
          <w:rFonts w:hint="eastAsia"/>
        </w:rPr>
        <w:t>是</w:t>
      </w:r>
      <w:del w:id="327" w:author="王 家才" w:date="2019-06-07T12:24:00Z">
        <w:r w:rsidRPr="009A1A86" w:rsidDel="00A570FB">
          <w:rPr>
            <w:rFonts w:hint="eastAsia"/>
          </w:rPr>
          <w:delText>与舒适度相关的各种因素中，</w:delText>
        </w:r>
      </w:del>
      <w:r w:rsidRPr="009A1A86">
        <w:rPr>
          <w:rFonts w:hint="eastAsia"/>
        </w:rPr>
        <w:t>对立体视频舒适度产生最大影响的</w:t>
      </w:r>
      <w:ins w:id="328" w:author="王 家才" w:date="2019-06-07T12:25:00Z">
        <w:r w:rsidR="00A570FB">
          <w:rPr>
            <w:rFonts w:hint="eastAsia"/>
          </w:rPr>
          <w:t>因素</w:t>
        </w:r>
      </w:ins>
      <w:ins w:id="329" w:author="王 家才" w:date="2019-06-07T12:21:00Z">
        <w:r w:rsidR="00651469">
          <w:rPr>
            <w:rFonts w:hint="eastAsia"/>
          </w:rPr>
          <w:t>，且整个画面的平面运动</w:t>
        </w:r>
      </w:ins>
      <w:ins w:id="330" w:author="王 家才" w:date="2019-06-07T12:22:00Z">
        <w:r w:rsidR="00651469">
          <w:rPr>
            <w:rFonts w:hint="eastAsia"/>
          </w:rPr>
          <w:t>通常会导致不适</w:t>
        </w:r>
      </w:ins>
      <w:r w:rsidRPr="009A1A86">
        <w:rPr>
          <w:rFonts w:hint="eastAsia"/>
        </w:rPr>
        <w:t>。表</w:t>
      </w:r>
      <w:ins w:id="331" w:author="王 家才" w:date="2019-06-07T12:26:00Z">
        <w:r w:rsidR="00A570FB">
          <w:rPr>
            <w:rFonts w:hint="eastAsia"/>
          </w:rPr>
          <w:t>3-1</w:t>
        </w:r>
      </w:ins>
      <w:r w:rsidRPr="009A1A86">
        <w:rPr>
          <w:rFonts w:hint="eastAsia"/>
        </w:rPr>
        <w:t>中对运动矢量的众数所给的权重值最大，</w:t>
      </w:r>
      <w:ins w:id="332" w:author="王 家才" w:date="2019-06-07T12:26:00Z">
        <w:r w:rsidR="00A570FB">
          <w:rPr>
            <w:rFonts w:hint="eastAsia"/>
          </w:rPr>
          <w:t>能够较好的反映画面运动对舒适度的影响程度。</w:t>
        </w:r>
      </w:ins>
      <w:ins w:id="333" w:author="王 家才" w:date="2019-06-07T12:28:00Z">
        <w:r w:rsidR="00A570FB">
          <w:rPr>
            <w:rFonts w:hint="eastAsia"/>
          </w:rPr>
          <w:t>视差的标准差一定程度上能够描述前景与背景的相对视差大小，而该特征在</w:t>
        </w:r>
      </w:ins>
      <w:del w:id="334" w:author="王 家才" w:date="2019-06-07T12:26:00Z">
        <w:r w:rsidRPr="009A1A86" w:rsidDel="00A570FB">
          <w:rPr>
            <w:rFonts w:hint="eastAsia"/>
          </w:rPr>
          <w:delText>而关于视差的统计学特征所占总权重达</w:delText>
        </w:r>
        <w:r w:rsidRPr="009A1A86" w:rsidDel="00A570FB">
          <w:rPr>
            <w:rFonts w:hint="eastAsia"/>
          </w:rPr>
          <w:delText>0.6</w:delText>
        </w:r>
        <w:r w:rsidRPr="009A1A86" w:rsidDel="00A570FB">
          <w:rPr>
            <w:rFonts w:hint="eastAsia"/>
          </w:rPr>
          <w:delText>，因而</w:delText>
        </w:r>
      </w:del>
      <w:r w:rsidRPr="009A1A86">
        <w:rPr>
          <w:rFonts w:hint="eastAsia"/>
        </w:rPr>
        <w:t>评价模型</w:t>
      </w:r>
      <w:del w:id="335" w:author="王 家才" w:date="2019-06-07T12:29:00Z">
        <w:r w:rsidRPr="009A1A86" w:rsidDel="00A570FB">
          <w:rPr>
            <w:rFonts w:hint="eastAsia"/>
          </w:rPr>
          <w:delText>给出的最终舒适度评分也将较大程度的依赖于运动速度和相对视差的值</w:delText>
        </w:r>
      </w:del>
      <w:ins w:id="336" w:author="王 家才" w:date="2019-06-07T12:29:00Z">
        <w:r w:rsidR="00A570FB">
          <w:rPr>
            <w:rFonts w:hint="eastAsia"/>
          </w:rPr>
          <w:t>中同样占有一定的权重</w:t>
        </w:r>
      </w:ins>
      <w:r w:rsidRPr="009A1A86">
        <w:rPr>
          <w:rFonts w:hint="eastAsia"/>
        </w:rPr>
        <w:t>，</w:t>
      </w:r>
      <w:del w:id="337" w:author="王 家才" w:date="2019-06-07T12:29:00Z">
        <w:r w:rsidRPr="009A1A86" w:rsidDel="00A570FB">
          <w:rPr>
            <w:rFonts w:hint="eastAsia"/>
          </w:rPr>
          <w:delText>这与该研究的结论是一致的</w:delText>
        </w:r>
      </w:del>
      <w:ins w:id="338" w:author="王 家才" w:date="2019-06-07T12:29:00Z">
        <w:r w:rsidR="00A570FB">
          <w:rPr>
            <w:rFonts w:hint="eastAsia"/>
          </w:rPr>
          <w:t>模型</w:t>
        </w:r>
      </w:ins>
      <w:ins w:id="339" w:author="王 家才" w:date="2019-06-07T12:30:00Z">
        <w:r w:rsidR="00A570FB">
          <w:rPr>
            <w:rFonts w:hint="eastAsia"/>
          </w:rPr>
          <w:t>的权重设置与</w:t>
        </w:r>
      </w:ins>
      <w:ins w:id="340" w:author="王 家才" w:date="2019-06-07T12:31:00Z">
        <w:r w:rsidR="00A570FB">
          <w:rPr>
            <w:rFonts w:hint="eastAsia"/>
          </w:rPr>
          <w:t>该研究的结论较为一致</w:t>
        </w:r>
      </w:ins>
      <w:r w:rsidRPr="009A1A86">
        <w:rPr>
          <w:rFonts w:hint="eastAsia"/>
        </w:rPr>
        <w:t>。</w:t>
      </w:r>
    </w:p>
    <w:p w14:paraId="07C10329" w14:textId="77777777" w:rsidR="004930BF" w:rsidRDefault="004930BF" w:rsidP="006C1637">
      <w:pPr>
        <w:ind w:firstLine="480"/>
      </w:pPr>
    </w:p>
    <w:p w14:paraId="509C8DD4" w14:textId="1375C067" w:rsidR="00A71622" w:rsidRDefault="00A71622" w:rsidP="006C1637">
      <w:pPr>
        <w:ind w:firstLine="480"/>
      </w:pPr>
      <w:r w:rsidRPr="00A71622">
        <w:rPr>
          <w:rFonts w:hint="eastAsia"/>
        </w:rPr>
        <w:t>公式</w:t>
      </w:r>
      <w:r>
        <w:rPr>
          <w:rFonts w:hint="eastAsia"/>
        </w:rPr>
        <w:t>(3-1)</w:t>
      </w:r>
      <w:r w:rsidRPr="00A71622">
        <w:rPr>
          <w:rFonts w:hint="eastAsia"/>
        </w:rPr>
        <w:t>给出了视频帧的舒适度估计值的计算方法。</w:t>
      </w:r>
    </w:p>
    <w:p w14:paraId="2762EFDC" w14:textId="4FD20EC7" w:rsidR="00A71622" w:rsidRPr="009E27A5" w:rsidRDefault="00636938" w:rsidP="006C1637">
      <w:pPr>
        <w:ind w:firstLine="480"/>
      </w:pPr>
      <m:oMathPara>
        <m:oMath>
          <m:r>
            <m:rPr>
              <m:sty m:val="p"/>
            </m:rPr>
            <w:rPr>
              <w:rFonts w:ascii="Cambria Math" w:hAnsi="Cambria Math"/>
            </w:rPr>
            <m:t>Comfort</m:t>
          </m:r>
          <m:r>
            <m:rPr>
              <m:sty m:val="p"/>
            </m:rPr>
            <w:rPr>
              <w:rFonts w:ascii="Cambria Math" w:hAnsi="Cambria Math" w:hint="eastAsia"/>
            </w:rPr>
            <m:t>=1</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hint="eastAsia"/>
                </w:rPr>
                <m:t>W</m:t>
              </m:r>
              <m:ctrlPr>
                <w:rPr>
                  <w:rFonts w:ascii="Cambria Math" w:eastAsia="微软雅黑" w:hAnsi="Cambria Math" w:cs="微软雅黑"/>
                </w:rPr>
              </m:ctrlPr>
            </m:e>
            <m:sub>
              <m:r>
                <w:rPr>
                  <w:rFonts w:ascii="Cambria Math" w:eastAsia="微软雅黑" w:hAnsi="Cambria Math" w:cs="微软雅黑"/>
                </w:rPr>
                <m:t>1</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6</m:t>
              </m:r>
            </m:sub>
          </m:sSub>
          <m:r>
            <w:rPr>
              <w:rFonts w:ascii="Cambria Math" w:hAnsi="Cambria Math"/>
            </w:rPr>
            <m:t>*L</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o</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mv</m:t>
                  </m:r>
                </m:sub>
              </m:sSub>
            </m:e>
          </m:d>
        </m:oMath>
      </m:oMathPara>
    </w:p>
    <w:p w14:paraId="4DEB9318" w14:textId="4B4664EB" w:rsidR="009E27A5" w:rsidRDefault="009E27A5" w:rsidP="009E27A5">
      <w:pPr>
        <w:ind w:firstLine="480"/>
        <w:jc w:val="right"/>
      </w:pPr>
      <w:r>
        <w:t>(3-1)</w:t>
      </w:r>
    </w:p>
    <w:p w14:paraId="024802CA" w14:textId="4F1ECC43" w:rsidR="009E27A5" w:rsidRDefault="009E27A5" w:rsidP="009E27A5">
      <w:pPr>
        <w:ind w:firstLine="480"/>
        <w:jc w:val="left"/>
      </w:pPr>
      <w:r>
        <w:rPr>
          <w:rFonts w:hint="eastAsia"/>
        </w:rPr>
        <w:t>其</w:t>
      </w:r>
      <w:r w:rsidRPr="009E27A5">
        <w:rPr>
          <w:rFonts w:hint="eastAsia"/>
        </w:rPr>
        <w:t>中</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9E27A5">
        <w:rPr>
          <w:rFonts w:hint="eastAsia"/>
        </w:rPr>
        <w:t>表示第</w:t>
      </w:r>
      <w:r w:rsidRPr="009E27A5">
        <w:rPr>
          <w:rFonts w:hint="eastAsia"/>
        </w:rPr>
        <w:t>i</w:t>
      </w:r>
      <w:r w:rsidRPr="009E27A5">
        <w:rPr>
          <w:rFonts w:hint="eastAsia"/>
        </w:rPr>
        <w:t>个统计学特征值对舒适度的影响权重。</w:t>
      </w:r>
      <m:oMath>
        <m:r>
          <m:rPr>
            <m:sty m:val="p"/>
          </m:rPr>
          <w:rPr>
            <w:rFonts w:ascii="Cambria Math" w:hAnsi="Cambria Math"/>
          </w:rPr>
          <m:t>A</m:t>
        </m:r>
        <m:d>
          <m:dPr>
            <m:ctrlPr>
              <w:rPr>
                <w:rFonts w:ascii="Cambria Math" w:hAnsi="Cambria Math"/>
              </w:rPr>
            </m:ctrlPr>
          </m:dPr>
          <m:e>
            <m:r>
              <m:rPr>
                <m:sty m:val="p"/>
              </m:rPr>
              <w:rPr>
                <w:rFonts w:ascii="Cambria Math" w:hAnsi="Cambria Math"/>
              </w:rPr>
              <m:t>x</m:t>
            </m:r>
          </m:e>
        </m:d>
      </m:oMath>
      <w:r w:rsidRPr="009E27A5">
        <w:rPr>
          <w:rFonts w:hint="eastAsia"/>
        </w:rPr>
        <w:t>是关于</w:t>
      </w:r>
      <w:r w:rsidRPr="009E27A5">
        <w:rPr>
          <w:rFonts w:hint="eastAsia"/>
        </w:rPr>
        <w:t>x</w:t>
      </w:r>
      <w:r w:rsidRPr="009E27A5">
        <w:rPr>
          <w:rFonts w:hint="eastAsia"/>
        </w:rPr>
        <w:t>的二值函数，当</w:t>
      </w:r>
      <w:r w:rsidRPr="009E27A5">
        <w:rPr>
          <w:rFonts w:hint="eastAsia"/>
        </w:rPr>
        <w:t>x</w:t>
      </w:r>
      <w:r w:rsidRPr="009E27A5">
        <w:rPr>
          <w:rFonts w:hint="eastAsia"/>
        </w:rPr>
        <w:t>大于或等于该统计学特征引起不适的阈值时函数值为</w:t>
      </w:r>
      <w:r w:rsidRPr="009E27A5">
        <w:rPr>
          <w:rFonts w:hint="eastAsia"/>
        </w:rPr>
        <w:t>1</w:t>
      </w:r>
      <w:r w:rsidRPr="009E27A5">
        <w:rPr>
          <w:rFonts w:hint="eastAsia"/>
        </w:rPr>
        <w:t>，否则为</w:t>
      </w:r>
      <w:r w:rsidRPr="009E27A5">
        <w:rPr>
          <w:rFonts w:hint="eastAsia"/>
        </w:rPr>
        <w:t>0</w:t>
      </w:r>
      <w:r w:rsidRPr="009E27A5">
        <w:rPr>
          <w:rFonts w:hint="eastAsia"/>
        </w:rPr>
        <w:t>。</w:t>
      </w:r>
      <m:oMath>
        <m:r>
          <m:rPr>
            <m:sty m:val="p"/>
          </m:rPr>
          <w:rPr>
            <w:rFonts w:ascii="Cambria Math" w:hAnsi="Cambria Math"/>
          </w:rPr>
          <m:t>L</m:t>
        </m:r>
        <m:d>
          <m:dPr>
            <m:ctrlPr>
              <w:rPr>
                <w:rFonts w:ascii="Cambria Math" w:hAnsi="Cambria Math"/>
              </w:rPr>
            </m:ctrlPr>
          </m:dPr>
          <m:e>
            <m:r>
              <m:rPr>
                <m:sty m:val="p"/>
              </m:rPr>
              <w:rPr>
                <w:rFonts w:ascii="Cambria Math" w:hAnsi="Cambria Math" w:hint="eastAsia"/>
              </w:rPr>
              <m:t>y</m:t>
            </m:r>
          </m:e>
        </m:d>
      </m:oMath>
      <w:r w:rsidRPr="009E27A5">
        <w:rPr>
          <w:rFonts w:hint="eastAsia"/>
        </w:rPr>
        <w:t>是关于</w:t>
      </w:r>
      <w:r w:rsidRPr="009E27A5">
        <w:rPr>
          <w:rFonts w:hint="eastAsia"/>
        </w:rPr>
        <w:t>y</w:t>
      </w:r>
      <w:r w:rsidRPr="009E27A5">
        <w:rPr>
          <w:rFonts w:hint="eastAsia"/>
        </w:rPr>
        <w:t>的分段线性函数，其对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w:r w:rsidRPr="009E27A5">
        <w:rPr>
          <w:rFonts w:hint="eastAsia"/>
        </w:rPr>
        <w:t>和</w:t>
      </w:r>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w:r w:rsidRPr="009E27A5">
        <w:rPr>
          <w:rFonts w:hint="eastAsia"/>
        </w:rPr>
        <w:t>的取值由下述公式</w:t>
      </w:r>
      <w:r>
        <w:t>(3-2)</w:t>
      </w:r>
      <w:r w:rsidRPr="009E27A5">
        <w:rPr>
          <w:rFonts w:hint="eastAsia"/>
        </w:rPr>
        <w:t>和公式</w:t>
      </w:r>
      <w:r>
        <w:t>(3-3)</w:t>
      </w:r>
      <w:r w:rsidRPr="009E27A5">
        <w:rPr>
          <w:rFonts w:hint="eastAsia"/>
        </w:rPr>
        <w:t>给出。</w:t>
      </w:r>
    </w:p>
    <w:p w14:paraId="5266960C" w14:textId="20014325" w:rsidR="00E540F8" w:rsidRPr="00636938" w:rsidRDefault="00E540F8" w:rsidP="009E27A5">
      <w:pPr>
        <w:ind w:firstLine="480"/>
        <w:jc w:val="left"/>
        <w:rPr>
          <w:iCs/>
        </w:rPr>
      </w:pPr>
      <w:bookmarkStart w:id="341" w:name="_Hlk10656982"/>
      <m:oMathPara>
        <m:oMath>
          <m:r>
            <m:rPr>
              <m:sty m:val="p"/>
            </m:rPr>
            <w:rPr>
              <w:rFonts w:ascii="Cambria Math" w:hAnsi="Cambria Math"/>
            </w:rPr>
            <m:t>L</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P</m:t>
                  </m:r>
                </m:e>
                <m:sub>
                  <m:r>
                    <w:rPr>
                      <w:rFonts w:ascii="Cambria Math" w:hAnsi="Cambria Math"/>
                    </w:rPr>
                    <m:t>np</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0  ,                                 </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hint="eastAsia"/>
                    </w:rPr>
                    <m:t>≤</m:t>
                  </m:r>
                  <m:r>
                    <w:rPr>
                      <w:rFonts w:ascii="Cambria Math" w:hAnsi="Cambria Math"/>
                    </w:rPr>
                    <m:t>0.2</m:t>
                  </m:r>
                </m:e>
                <m:e>
                  <m:r>
                    <w:rPr>
                      <w:rFonts w:ascii="Cambria Math" w:hAnsi="Cambria Math"/>
                    </w:rPr>
                    <m:t>1.66*</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 xml:space="preserve">  ,     0.2&lt;</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&lt;0.4</m:t>
                  </m:r>
                </m:e>
                <m:e>
                  <m:r>
                    <w:rPr>
                      <w:rFonts w:ascii="Cambria Math" w:hAnsi="Cambria Math"/>
                    </w:rPr>
                    <m:t>1  ,                                  0.4</m:t>
                  </m:r>
                  <m:r>
                    <w:rPr>
                      <w:rFonts w:ascii="Cambria Math" w:hAnsi="Cambria Math" w:hint="eastAsia"/>
                    </w:rPr>
                    <m:t>≤</m:t>
                  </m:r>
                  <m:sSub>
                    <m:sSubPr>
                      <m:ctrlPr>
                        <w:rPr>
                          <w:rFonts w:ascii="Cambria Math" w:hAnsi="Cambria Math"/>
                          <w:i/>
                          <w:iCs/>
                        </w:rPr>
                      </m:ctrlPr>
                    </m:sSubPr>
                    <m:e>
                      <m:r>
                        <w:rPr>
                          <w:rFonts w:ascii="Cambria Math" w:hAnsi="Cambria Math"/>
                        </w:rPr>
                        <m:t>P</m:t>
                      </m:r>
                    </m:e>
                    <m:sub>
                      <m:r>
                        <w:rPr>
                          <w:rFonts w:ascii="Cambria Math" w:hAnsi="Cambria Math"/>
                        </w:rPr>
                        <m:t>np</m:t>
                      </m:r>
                    </m:sub>
                  </m:sSub>
                </m:e>
              </m:eqArr>
            </m:e>
          </m:d>
        </m:oMath>
      </m:oMathPara>
      <w:bookmarkEnd w:id="341"/>
    </w:p>
    <w:p w14:paraId="6EE5CBBE" w14:textId="63E94F94" w:rsidR="00636938" w:rsidRDefault="00E540F8" w:rsidP="00E540F8">
      <w:pPr>
        <w:ind w:firstLine="480"/>
        <w:jc w:val="right"/>
      </w:pPr>
      <w:r>
        <w:rPr>
          <w:rFonts w:hint="eastAsia"/>
        </w:rPr>
        <w:t>(</w:t>
      </w:r>
      <w:r>
        <w:t>3-2)</w:t>
      </w:r>
    </w:p>
    <w:p w14:paraId="089EDEA6" w14:textId="6B799D8F" w:rsidR="00E540F8" w:rsidRPr="00C84ACA" w:rsidRDefault="00E540F8" w:rsidP="00E540F8">
      <w:pPr>
        <w:ind w:firstLine="480"/>
        <w:jc w:val="left"/>
        <w:rPr>
          <w:iCs/>
        </w:rPr>
      </w:pPr>
      <m:oMathPara>
        <m:oMath>
          <m:r>
            <m:rPr>
              <m:sty m:val="p"/>
            </m:rPr>
            <w:rPr>
              <w:rFonts w:ascii="Cambria Math" w:hAnsi="Cambria Math"/>
            </w:rPr>
            <m:t>L</m:t>
          </m:r>
          <m:d>
            <m:dPr>
              <m:ctrlPr>
                <w:rPr>
                  <w:rFonts w:ascii="Cambria Math" w:hAnsi="Cambria Math"/>
                  <w:iCs/>
                </w:rPr>
              </m:ctrlPr>
            </m:dPr>
            <m:e>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                                                    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hint="eastAsia"/>
                    </w:rPr>
                    <m:t>≤</m:t>
                  </m:r>
                  <m:r>
                    <w:rPr>
                      <w:rFonts w:ascii="Cambria Math" w:hAnsi="Cambria Math"/>
                    </w:rPr>
                    <m:t>0.2</m:t>
                  </m:r>
                </m:e>
                <m:e>
                  <m:r>
                    <w:rPr>
                      <w:rFonts w:ascii="Cambria Math" w:hAnsi="Cambria Math"/>
                    </w:rPr>
                    <m:t>0.0083*M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+0.5  ,      0&lt;M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&lt;30</m:t>
                  </m:r>
                </m:e>
                <m:e>
                  <m:r>
                    <w:rPr>
                      <w:rFonts w:ascii="Cambria Math" w:hAnsi="Cambria Math"/>
                    </w:rPr>
                    <m:t>1  ,                                                    30</m:t>
                  </m:r>
                  <m:r>
                    <w:rPr>
                      <w:rFonts w:ascii="Cambria Math" w:hAnsi="Cambria Math" w:hint="eastAsia"/>
                    </w:rPr>
                    <m:t>≤</m:t>
                  </m:r>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e>
              </m:eqArr>
            </m:e>
          </m:d>
        </m:oMath>
      </m:oMathPara>
    </w:p>
    <w:p w14:paraId="339E5CDA" w14:textId="576C88EA" w:rsidR="00C84ACA" w:rsidRDefault="00C84ACA" w:rsidP="00C84ACA">
      <w:pPr>
        <w:ind w:firstLine="480"/>
        <w:jc w:val="right"/>
        <w:rPr>
          <w:iCs/>
        </w:rPr>
      </w:pPr>
      <w:r>
        <w:rPr>
          <w:rFonts w:hint="eastAsia"/>
          <w:iCs/>
        </w:rPr>
        <w:t>(</w:t>
      </w:r>
      <w:r>
        <w:rPr>
          <w:iCs/>
        </w:rPr>
        <w:t>3-3)</w:t>
      </w:r>
    </w:p>
    <w:p w14:paraId="31892E45" w14:textId="77777777" w:rsidR="00C84ACA" w:rsidRDefault="00C84ACA" w:rsidP="00C84ACA">
      <w:pPr>
        <w:ind w:firstLine="480"/>
        <w:jc w:val="left"/>
      </w:pPr>
    </w:p>
    <w:p w14:paraId="79CD4FD9" w14:textId="6D0D91C2" w:rsidR="00C84ACA" w:rsidRDefault="00C84ACA" w:rsidP="00C84ACA">
      <w:pPr>
        <w:ind w:firstLine="480"/>
        <w:jc w:val="left"/>
      </w:pPr>
      <w:r w:rsidRPr="00C84ACA">
        <w:rPr>
          <w:rFonts w:hint="eastAsia"/>
        </w:rPr>
        <w:t>负视差像素点的比例在</w:t>
      </w:r>
      <w:r w:rsidRPr="00C84ACA">
        <w:rPr>
          <w:rFonts w:hint="eastAsia"/>
        </w:rPr>
        <w:t>0.2</w:t>
      </w:r>
      <w:r w:rsidRPr="00C84ACA">
        <w:rPr>
          <w:rFonts w:hint="eastAsia"/>
        </w:rPr>
        <w:t>以下时，认为画面的不存在较大负视差区域，</w:t>
      </w:r>
      <w:r w:rsidRPr="00C84ACA">
        <w:rPr>
          <w:rFonts w:hint="eastAsia"/>
        </w:rPr>
        <w:lastRenderedPageBreak/>
        <w:t>不会导致不适，此时函数值为</w:t>
      </w:r>
      <w:r w:rsidRPr="00C84ACA">
        <w:rPr>
          <w:rFonts w:hint="eastAsia"/>
        </w:rPr>
        <w:t>0</w:t>
      </w:r>
      <w:r w:rsidRPr="00C84ACA">
        <w:rPr>
          <w:rFonts w:hint="eastAsia"/>
        </w:rPr>
        <w:t>。当负视差像素点比例从</w:t>
      </w:r>
      <w:r w:rsidRPr="00C84ACA">
        <w:rPr>
          <w:rFonts w:hint="eastAsia"/>
        </w:rPr>
        <w:t>0.2</w:t>
      </w:r>
      <w:r w:rsidRPr="00C84ACA">
        <w:rPr>
          <w:rFonts w:hint="eastAsia"/>
        </w:rPr>
        <w:t>增加到</w:t>
      </w:r>
      <w:r w:rsidRPr="00C84ACA">
        <w:rPr>
          <w:rFonts w:hint="eastAsia"/>
        </w:rPr>
        <w:t>0.4</w:t>
      </w:r>
      <w:r w:rsidRPr="00C84ACA">
        <w:rPr>
          <w:rFonts w:hint="eastAsia"/>
        </w:rPr>
        <w:t>时，观看者感知的近景物逐渐增多，对人眼产生不适的程度逐渐加深，因而认为</w:t>
      </w:r>
      <w:r w:rsidRPr="00C84ACA">
        <w:rPr>
          <w:rFonts w:hint="eastAsia"/>
        </w:rPr>
        <w:t>P_np</w:t>
      </w:r>
      <w:r w:rsidRPr="00C84ACA">
        <w:rPr>
          <w:rFonts w:hint="eastAsia"/>
        </w:rPr>
        <w:t>的值与其对舒适度的影响程度为线性关系，结合其权重后，负视差像素比例从</w:t>
      </w:r>
      <w:r w:rsidRPr="00C84ACA">
        <w:rPr>
          <w:rFonts w:hint="eastAsia"/>
        </w:rPr>
        <w:t>0.2</w:t>
      </w:r>
      <w:r w:rsidRPr="00C84ACA">
        <w:rPr>
          <w:rFonts w:hint="eastAsia"/>
        </w:rPr>
        <w:t>到</w:t>
      </w:r>
      <w:r w:rsidRPr="00C84ACA">
        <w:rPr>
          <w:rFonts w:hint="eastAsia"/>
        </w:rPr>
        <w:t>0.4</w:t>
      </w:r>
      <w:r w:rsidRPr="00C84ACA">
        <w:rPr>
          <w:rFonts w:hint="eastAsia"/>
        </w:rPr>
        <w:t>对应的舒适度降低值为</w:t>
      </w:r>
      <w:r w:rsidRPr="00C84ACA">
        <w:rPr>
          <w:rFonts w:hint="eastAsia"/>
        </w:rPr>
        <w:t>0.05</w:t>
      </w:r>
      <w:r w:rsidRPr="00C84ACA">
        <w:rPr>
          <w:rFonts w:hint="eastAsia"/>
        </w:rPr>
        <w:t>到</w:t>
      </w:r>
      <w:r w:rsidRPr="00C84ACA">
        <w:rPr>
          <w:rFonts w:hint="eastAsia"/>
        </w:rPr>
        <w:t>0.1</w:t>
      </w:r>
      <w:r w:rsidRPr="00C84ACA">
        <w:rPr>
          <w:rFonts w:hint="eastAsia"/>
        </w:rPr>
        <w:t>。当该比例超过</w:t>
      </w:r>
      <w:r w:rsidRPr="00C84ACA">
        <w:rPr>
          <w:rFonts w:hint="eastAsia"/>
        </w:rPr>
        <w:t>0.4</w:t>
      </w:r>
      <w:r w:rsidRPr="00C84ACA">
        <w:rPr>
          <w:rFonts w:hint="eastAsia"/>
        </w:rPr>
        <w:t>时，认为该画面存在过大负视差区域，导致舒适度估计值降低</w:t>
      </w:r>
      <w:r w:rsidRPr="00C84ACA">
        <w:rPr>
          <w:rFonts w:hint="eastAsia"/>
        </w:rPr>
        <w:t>0.15</w:t>
      </w:r>
      <w:r w:rsidRPr="00C84ACA">
        <w:rPr>
          <w:rFonts w:hint="eastAsia"/>
        </w:rPr>
        <w:t>。类似的，运动矢量的众数在小于等于</w:t>
      </w:r>
      <w:r w:rsidRPr="00C84ACA">
        <w:rPr>
          <w:rFonts w:hint="eastAsia"/>
        </w:rPr>
        <w:t>0</w:t>
      </w:r>
      <w:r w:rsidRPr="00C84ACA">
        <w:rPr>
          <w:rFonts w:hint="eastAsia"/>
        </w:rPr>
        <w:t>时认为画面较为稳定，不影响舒适度。当众数值在</w:t>
      </w:r>
      <w:r w:rsidRPr="00C84ACA">
        <w:rPr>
          <w:rFonts w:hint="eastAsia"/>
        </w:rPr>
        <w:t>0</w:t>
      </w:r>
      <w:r w:rsidRPr="00C84ACA">
        <w:rPr>
          <w:rFonts w:hint="eastAsia"/>
        </w:rPr>
        <w:t>到</w:t>
      </w:r>
      <w:r w:rsidRPr="00C84ACA">
        <w:rPr>
          <w:rFonts w:hint="eastAsia"/>
        </w:rPr>
        <w:t>30</w:t>
      </w:r>
      <w:r w:rsidRPr="00C84ACA">
        <w:rPr>
          <w:rFonts w:hint="eastAsia"/>
        </w:rPr>
        <w:t>之间时，认为画面存在一定程度的背景运动，因而将其影响归一化为</w:t>
      </w:r>
      <w:r w:rsidRPr="00C84ACA">
        <w:rPr>
          <w:rFonts w:hint="eastAsia"/>
        </w:rPr>
        <w:t>0.1</w:t>
      </w:r>
      <w:r w:rsidRPr="00C84ACA">
        <w:rPr>
          <w:rFonts w:hint="eastAsia"/>
        </w:rPr>
        <w:t>到</w:t>
      </w:r>
      <w:r w:rsidRPr="00C84ACA">
        <w:rPr>
          <w:rFonts w:hint="eastAsia"/>
        </w:rPr>
        <w:t>0.15</w:t>
      </w:r>
      <w:r w:rsidRPr="00C84ACA">
        <w:rPr>
          <w:rFonts w:hint="eastAsia"/>
        </w:rPr>
        <w:t>。</w:t>
      </w:r>
      <w:r w:rsidRPr="00C84ACA">
        <w:rPr>
          <w:rFonts w:hint="eastAsia"/>
        </w:rPr>
        <w:t>Mo_mv</w:t>
      </w:r>
      <w:r w:rsidRPr="00C84ACA">
        <w:rPr>
          <w:rFonts w:hint="eastAsia"/>
        </w:rPr>
        <w:t>突破</w:t>
      </w:r>
      <w:r w:rsidRPr="00C84ACA">
        <w:rPr>
          <w:rFonts w:hint="eastAsia"/>
        </w:rPr>
        <w:t>30</w:t>
      </w:r>
      <w:r w:rsidRPr="00C84ACA">
        <w:rPr>
          <w:rFonts w:hint="eastAsia"/>
        </w:rPr>
        <w:t>后，认为画面已经出现剧烈的背景运动，会明显导致不适，此时将导致舒适度估计值降低</w:t>
      </w:r>
      <w:r w:rsidRPr="00C84ACA">
        <w:rPr>
          <w:rFonts w:hint="eastAsia"/>
        </w:rPr>
        <w:t>0.2</w:t>
      </w:r>
      <w:r w:rsidRPr="00C84ACA">
        <w:rPr>
          <w:rFonts w:hint="eastAsia"/>
        </w:rPr>
        <w:t>。</w:t>
      </w:r>
    </w:p>
    <w:p w14:paraId="3C9DC380" w14:textId="2DD68D92" w:rsidR="00733E18" w:rsidRDefault="00733E18" w:rsidP="00C84ACA">
      <w:pPr>
        <w:ind w:firstLine="480"/>
        <w:jc w:val="left"/>
      </w:pPr>
      <w:r w:rsidRPr="00733E18">
        <w:rPr>
          <w:rFonts w:hint="eastAsia"/>
        </w:rPr>
        <w:t>根据上述客观舒适度评价公式</w:t>
      </w:r>
      <w:r>
        <w:rPr>
          <w:rFonts w:hint="eastAsia"/>
        </w:rPr>
        <w:t>(</w:t>
      </w:r>
      <w:r>
        <w:t>3-1)</w:t>
      </w:r>
      <w:r w:rsidRPr="00733E18">
        <w:rPr>
          <w:rFonts w:hint="eastAsia"/>
        </w:rPr>
        <w:t>，可以计算每一帧的视差和运动矢量所决定的舒适度估计值。但在实际应用中，由于视频常见帧率能达到</w:t>
      </w:r>
      <w:r w:rsidRPr="00733E18">
        <w:rPr>
          <w:rFonts w:hint="eastAsia"/>
        </w:rPr>
        <w:t>24fps(</w:t>
      </w:r>
      <w:r w:rsidRPr="00733E18">
        <w:rPr>
          <w:rFonts w:hint="eastAsia"/>
        </w:rPr>
        <w:t>帧每秒</w:t>
      </w:r>
      <w:r w:rsidRPr="00733E18">
        <w:rPr>
          <w:rFonts w:hint="eastAsia"/>
        </w:rPr>
        <w:t>)</w:t>
      </w:r>
      <w:r w:rsidRPr="00733E18">
        <w:rPr>
          <w:rFonts w:hint="eastAsia"/>
        </w:rPr>
        <w:t>甚至更高，因而视频相邻帧之间的差异程度很小，相邻帧的视差和运动信息也近似，没有必要对其进行反复计算。因此，算法应对视频帧进行一定密度的取样，以避免对相似图像多次进行视差和运动矢量提取而耗费过多计算资源。考虑人眼视觉暂留时间约为</w:t>
      </w:r>
      <w:r w:rsidRPr="00733E18">
        <w:rPr>
          <w:rFonts w:hint="eastAsia"/>
        </w:rPr>
        <w:t>0.1</w:t>
      </w:r>
      <w:r w:rsidRPr="00733E18">
        <w:rPr>
          <w:rFonts w:hint="eastAsia"/>
        </w:rPr>
        <w:t>秒，每秒取样</w:t>
      </w:r>
      <w:r w:rsidRPr="00733E18">
        <w:rPr>
          <w:rFonts w:hint="eastAsia"/>
        </w:rPr>
        <w:t>10</w:t>
      </w:r>
      <w:r w:rsidRPr="00733E18">
        <w:rPr>
          <w:rFonts w:hint="eastAsia"/>
        </w:rPr>
        <w:t>帧是不会过多消耗计算资源的最大合理值。为保证对视频内快速运动的准确识别和对计算资源的高效利用，每隔</w:t>
      </w:r>
      <w:r w:rsidRPr="00733E18">
        <w:rPr>
          <w:rFonts w:hint="eastAsia"/>
        </w:rPr>
        <w:t>0.2</w:t>
      </w:r>
      <w:r w:rsidRPr="00733E18">
        <w:rPr>
          <w:rFonts w:hint="eastAsia"/>
        </w:rPr>
        <w:t>秒取样，即每秒取样</w:t>
      </w:r>
      <w:r w:rsidRPr="00733E18">
        <w:rPr>
          <w:rFonts w:hint="eastAsia"/>
        </w:rPr>
        <w:t>5</w:t>
      </w:r>
      <w:r w:rsidRPr="00733E18">
        <w:rPr>
          <w:rFonts w:hint="eastAsia"/>
        </w:rPr>
        <w:t>帧是一个较为平衡的方法，在不遗漏画面运动信息的前提下，不会出现重复提取高度相似画面的视差和运动矢量信息的情况，因而计算的效率较高。</w:t>
      </w:r>
    </w:p>
    <w:p w14:paraId="783962BE" w14:textId="6B9303EA" w:rsidR="00733E18" w:rsidRDefault="00972E49" w:rsidP="00C84ACA">
      <w:pPr>
        <w:ind w:firstLine="480"/>
        <w:jc w:val="left"/>
      </w:pPr>
      <w:r>
        <w:rPr>
          <w:noProof/>
        </w:rPr>
        <mc:AlternateContent>
          <mc:Choice Requires="wps">
            <w:drawing>
              <wp:anchor distT="0" distB="0" distL="114300" distR="114300" simplePos="0" relativeHeight="251542528" behindDoc="0" locked="0" layoutInCell="1" allowOverlap="1" wp14:anchorId="353C2CD0" wp14:editId="020A27B1">
                <wp:simplePos x="0" y="0"/>
                <wp:positionH relativeFrom="column">
                  <wp:posOffset>403860</wp:posOffset>
                </wp:positionH>
                <wp:positionV relativeFrom="margin">
                  <wp:align>bottom</wp:align>
                </wp:positionV>
                <wp:extent cx="4351020" cy="215900"/>
                <wp:effectExtent l="0" t="0" r="0" b="0"/>
                <wp:wrapTopAndBottom/>
                <wp:docPr id="390" name="文本框 390"/>
                <wp:cNvGraphicFramePr/>
                <a:graphic xmlns:a="http://schemas.openxmlformats.org/drawingml/2006/main">
                  <a:graphicData uri="http://schemas.microsoft.com/office/word/2010/wordprocessingShape">
                    <wps:wsp>
                      <wps:cNvSpPr txBox="1"/>
                      <wps:spPr>
                        <a:xfrm>
                          <a:off x="0" y="0"/>
                          <a:ext cx="4351020" cy="215900"/>
                        </a:xfrm>
                        <a:prstGeom prst="rect">
                          <a:avLst/>
                        </a:prstGeom>
                        <a:solidFill>
                          <a:prstClr val="white"/>
                        </a:solidFill>
                        <a:ln>
                          <a:noFill/>
                        </a:ln>
                      </wps:spPr>
                      <wps:txbx>
                        <w:txbxContent>
                          <w:p w14:paraId="2067990D" w14:textId="4901B98D" w:rsidR="00883512" w:rsidRPr="00AA215E" w:rsidRDefault="00883512"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2CD0" id="文本框 390" o:spid="_x0000_s1104" type="#_x0000_t202" style="position:absolute;left:0;text-align:left;margin-left:31.8pt;margin-top:0;width:342.6pt;height:17pt;z-index:251542528;visibility:visible;mso-wrap-style:square;mso-wrap-distance-left:9pt;mso-wrap-distance-top:0;mso-wrap-distance-right:9pt;mso-wrap-distance-bottom:0;mso-position-horizontal:absolute;mso-position-horizontal-relative:text;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" stroked="f">
                <v:textbox style="mso-fit-shape-to-text:t" inset="0,0,0,0">
                  <w:txbxContent>
                    <w:p w14:paraId="2067990D" w14:textId="4901B98D" w:rsidR="00883512" w:rsidRPr="00AA215E" w:rsidRDefault="00883512"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v:textbox>
                <w10:wrap type="topAndBottom" anchory="margin"/>
              </v:shape>
            </w:pict>
          </mc:Fallback>
        </mc:AlternateContent>
      </w:r>
      <w:r w:rsidR="002D2F9F">
        <w:rPr>
          <w:noProof/>
        </w:rPr>
        <w:drawing>
          <wp:anchor distT="0" distB="0" distL="114300" distR="114300" simplePos="0" relativeHeight="251537408" behindDoc="0" locked="0" layoutInCell="1" allowOverlap="1" wp14:anchorId="5A5F46BB" wp14:editId="523EAADA">
            <wp:simplePos x="0" y="0"/>
            <wp:positionH relativeFrom="column">
              <wp:posOffset>365760</wp:posOffset>
            </wp:positionH>
            <wp:positionV relativeFrom="page">
              <wp:posOffset>5859780</wp:posOffset>
            </wp:positionV>
            <wp:extent cx="4351020" cy="3700780"/>
            <wp:effectExtent l="0" t="0" r="0" b="0"/>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020" cy="3700780"/>
                    </a:xfrm>
                    <a:prstGeom prst="rect">
                      <a:avLst/>
                    </a:prstGeom>
                    <a:noFill/>
                  </pic:spPr>
                </pic:pic>
              </a:graphicData>
            </a:graphic>
          </wp:anchor>
        </w:drawing>
      </w:r>
      <w:r w:rsidR="00733E18" w:rsidRPr="00733E18">
        <w:rPr>
          <w:rFonts w:hint="eastAsia"/>
        </w:rPr>
        <w:t>整个算法的流程如下图</w:t>
      </w:r>
      <w:r w:rsidR="00733E18">
        <w:rPr>
          <w:rFonts w:hint="eastAsia"/>
        </w:rPr>
        <w:t>3</w:t>
      </w:r>
      <w:r w:rsidR="00733E18">
        <w:t>-3</w:t>
      </w:r>
      <w:r w:rsidR="00733E18" w:rsidRPr="00733E18">
        <w:rPr>
          <w:rFonts w:hint="eastAsia"/>
        </w:rPr>
        <w:t>所示。</w:t>
      </w:r>
    </w:p>
    <w:p w14:paraId="59258637" w14:textId="12A2FB23" w:rsidR="00AA215E" w:rsidDel="004930BF" w:rsidRDefault="00AA215E" w:rsidP="00C84ACA">
      <w:pPr>
        <w:ind w:firstLine="480"/>
        <w:jc w:val="left"/>
        <w:rPr>
          <w:del w:id="342" w:author="王 家才" w:date="2019-06-08T15:49:00Z"/>
        </w:rPr>
      </w:pPr>
    </w:p>
    <w:p w14:paraId="536174E8" w14:textId="37A808C6" w:rsidR="00AA215E" w:rsidRDefault="00AA215E" w:rsidP="00C84ACA">
      <w:pPr>
        <w:ind w:firstLine="480"/>
        <w:jc w:val="left"/>
      </w:pPr>
      <w:r w:rsidRPr="00AA215E">
        <w:rPr>
          <w:rFonts w:hint="eastAsia"/>
        </w:rPr>
        <w:t>用户将待测试的立体视频序列输入程序，程序从第一帧开始，每隔</w:t>
      </w:r>
      <w:r w:rsidRPr="00AA215E">
        <w:rPr>
          <w:rFonts w:hint="eastAsia"/>
        </w:rPr>
        <w:t>0.2</w:t>
      </w:r>
      <w:r w:rsidRPr="00AA215E">
        <w:rPr>
          <w:rFonts w:hint="eastAsia"/>
        </w:rPr>
        <w:t>秒取一帧，将该帧分割为左右画面，通过</w:t>
      </w:r>
      <w:r w:rsidRPr="00AA215E">
        <w:rPr>
          <w:rFonts w:hint="eastAsia"/>
        </w:rPr>
        <w:t>openCV</w:t>
      </w:r>
      <w:r w:rsidRPr="00AA215E">
        <w:rPr>
          <w:rFonts w:hint="eastAsia"/>
        </w:rPr>
        <w:t>库的</w:t>
      </w:r>
      <w:r w:rsidRPr="00AA215E">
        <w:rPr>
          <w:rFonts w:hint="eastAsia"/>
        </w:rPr>
        <w:t>SGBM</w:t>
      </w:r>
      <w:r w:rsidRPr="00AA215E">
        <w:rPr>
          <w:rFonts w:hint="eastAsia"/>
        </w:rPr>
        <w:t>算法对该帧的左右画面进行半全局块匹配，提取出该帧画面的视差信息，然后将该帧的右画面转为灰度图，与上一取样帧的右画面灰度图一起执行稠密光流计算，提取出两帧之间的运动矢量信息，按照前述公式</w:t>
      </w:r>
      <w:r>
        <w:rPr>
          <w:rFonts w:hint="eastAsia"/>
        </w:rPr>
        <w:t>(</w:t>
      </w:r>
      <w:r>
        <w:t>3-1)</w:t>
      </w:r>
      <w:r w:rsidRPr="00AA215E">
        <w:rPr>
          <w:rFonts w:hint="eastAsia"/>
        </w:rPr>
        <w:t>，基于该帧视差和运动矢量的统计学特征，结合各个特征的权重，计算出该帧的舒适度估计值，最后计算出所取样的帧的舒适度平均值作为整个立体视频序列的客观舒适度估计值。</w:t>
      </w:r>
    </w:p>
    <w:p w14:paraId="37A977D9" w14:textId="364EC6CE" w:rsidR="00394B68" w:rsidDel="002D2F9F" w:rsidRDefault="00AA215E" w:rsidP="002D2F9F">
      <w:pPr>
        <w:ind w:firstLine="480"/>
        <w:jc w:val="left"/>
        <w:rPr>
          <w:del w:id="343" w:author="王 家才" w:date="2019-06-07T14:18:00Z"/>
        </w:rPr>
      </w:pPr>
      <w:r w:rsidRPr="00AA215E">
        <w:rPr>
          <w:rFonts w:hint="eastAsia"/>
        </w:rPr>
        <w:t>完成算法的编码后，实际执行过程中发现程序对视频帧内的视差提取效果较好，且对帧间的运动矢量提取效果也能达到预期。如下图</w:t>
      </w:r>
      <w:r>
        <w:rPr>
          <w:rFonts w:hint="eastAsia"/>
        </w:rPr>
        <w:t>3</w:t>
      </w:r>
      <w:r>
        <w:t>-4</w:t>
      </w:r>
      <w:r w:rsidRPr="00AA215E">
        <w:rPr>
          <w:rFonts w:hint="eastAsia"/>
        </w:rPr>
        <w:t>所示，在所采用的立体视频样本序列中，图</w:t>
      </w:r>
      <w:r>
        <w:rPr>
          <w:rFonts w:hint="eastAsia"/>
        </w:rPr>
        <w:t>3</w:t>
      </w:r>
      <w:r>
        <w:t>-4</w:t>
      </w:r>
      <w:r w:rsidR="00B47106">
        <w:t xml:space="preserve"> </w:t>
      </w:r>
      <w:r>
        <w:t>b</w:t>
      </w:r>
      <w:r w:rsidRPr="00AA215E">
        <w:rPr>
          <w:rFonts w:hint="eastAsia"/>
        </w:rPr>
        <w:t>为程序对于图</w:t>
      </w:r>
      <w:r w:rsidR="00B47106">
        <w:rPr>
          <w:rFonts w:hint="eastAsia"/>
        </w:rPr>
        <w:t>3</w:t>
      </w:r>
      <w:r w:rsidR="00B47106">
        <w:t>-4 a</w:t>
      </w:r>
      <w:r w:rsidRPr="00AA215E">
        <w:rPr>
          <w:rFonts w:hint="eastAsia"/>
        </w:rPr>
        <w:t>取样帧的视差提取结果，在图中可以清晰的辨别出卡通人物的轮廓和不同景深信息。虽然在轮廓边缘的少数只存在于左画面中的像素块无法匹配到与其对应的右画面像素块而导致一定的噪声，但大体上的景深信息是较为准确的，可以用于估计该帧的舒适度值。</w:t>
      </w:r>
    </w:p>
    <w:p w14:paraId="03E9A1AF" w14:textId="77777777" w:rsidR="002D2F9F" w:rsidRDefault="002D2F9F" w:rsidP="00C84ACA">
      <w:pPr>
        <w:ind w:firstLine="480"/>
        <w:jc w:val="left"/>
        <w:rPr>
          <w:ins w:id="344" w:author="王 家才" w:date="2019-06-07T14:20:00Z"/>
        </w:rPr>
      </w:pPr>
    </w:p>
    <w:p w14:paraId="5073ADAC" w14:textId="55165939" w:rsidR="00394B68" w:rsidRDefault="003F1538" w:rsidP="004F268E">
      <w:pPr>
        <w:ind w:firstLine="480"/>
        <w:jc w:val="left"/>
      </w:pPr>
      <w:r>
        <w:rPr>
          <w:noProof/>
        </w:rPr>
        <mc:AlternateContent>
          <mc:Choice Requires="wps">
            <w:drawing>
              <wp:anchor distT="0" distB="0" distL="114300" distR="114300" simplePos="0" relativeHeight="251604992" behindDoc="0" locked="0" layoutInCell="1" allowOverlap="1" wp14:anchorId="6C944B63" wp14:editId="0A3A567B">
                <wp:simplePos x="0" y="0"/>
                <wp:positionH relativeFrom="margin">
                  <wp:align>left</wp:align>
                </wp:positionH>
                <wp:positionV relativeFrom="paragraph">
                  <wp:posOffset>2698115</wp:posOffset>
                </wp:positionV>
                <wp:extent cx="5257800" cy="231140"/>
                <wp:effectExtent l="0" t="0" r="0" b="0"/>
                <wp:wrapTopAndBottom/>
                <wp:docPr id="394" name="文本框 394"/>
                <wp:cNvGraphicFramePr/>
                <a:graphic xmlns:a="http://schemas.openxmlformats.org/drawingml/2006/main">
                  <a:graphicData uri="http://schemas.microsoft.com/office/word/2010/wordprocessingShape">
                    <wps:wsp>
                      <wps:cNvSpPr txBox="1"/>
                      <wps:spPr>
                        <a:xfrm>
                          <a:off x="0" y="0"/>
                          <a:ext cx="5257800" cy="231140"/>
                        </a:xfrm>
                        <a:prstGeom prst="rect">
                          <a:avLst/>
                        </a:prstGeom>
                        <a:solidFill>
                          <a:prstClr val="white"/>
                        </a:solidFill>
                        <a:ln>
                          <a:noFill/>
                        </a:ln>
                      </wps:spPr>
                      <wps:txbx>
                        <w:txbxContent>
                          <w:p w14:paraId="55001AD9" w14:textId="5FEEC89A"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44B63" id="文本框 394" o:spid="_x0000_s1105" type="#_x0000_t202" style="position:absolute;left:0;text-align:left;margin-left:0;margin-top:212.45pt;width:414pt;height:18.2pt;z-index:251604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" stroked="f">
                <v:textbox inset="0,0,0,0">
                  <w:txbxContent>
                    <w:p w14:paraId="55001AD9" w14:textId="5FEEC89A"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v:textbox>
                <w10:wrap type="topAndBottom" anchorx="margin"/>
              </v:shape>
            </w:pict>
          </mc:Fallback>
        </mc:AlternateContent>
      </w:r>
      <w:r w:rsidR="002D2F9F">
        <w:rPr>
          <w:rFonts w:hint="eastAsia"/>
          <w:noProof/>
        </w:rPr>
        <w:drawing>
          <wp:anchor distT="0" distB="0" distL="114300" distR="114300" simplePos="0" relativeHeight="251556864" behindDoc="0" locked="0" layoutInCell="1" allowOverlap="1" wp14:anchorId="4493EBE7" wp14:editId="4B1FED74">
            <wp:simplePos x="0" y="0"/>
            <wp:positionH relativeFrom="margin">
              <wp:posOffset>-15240</wp:posOffset>
            </wp:positionH>
            <wp:positionV relativeFrom="page">
              <wp:posOffset>4686300</wp:posOffset>
            </wp:positionV>
            <wp:extent cx="5265420" cy="2443480"/>
            <wp:effectExtent l="0" t="0" r="0" b="0"/>
            <wp:wrapTopAndBottom/>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zt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5420" cy="2443480"/>
                    </a:xfrm>
                    <a:prstGeom prst="rect">
                      <a:avLst/>
                    </a:prstGeom>
                  </pic:spPr>
                </pic:pic>
              </a:graphicData>
            </a:graphic>
            <wp14:sizeRelH relativeFrom="margin">
              <wp14:pctWidth>0</wp14:pctWidth>
            </wp14:sizeRelH>
          </wp:anchor>
        </w:drawing>
      </w:r>
    </w:p>
    <w:p w14:paraId="0EF5EC57" w14:textId="51A025EC" w:rsidR="0004690F" w:rsidRDefault="0051561E" w:rsidP="00D52BAC">
      <w:pPr>
        <w:ind w:firstLine="480"/>
        <w:jc w:val="left"/>
        <w:rPr>
          <w:ins w:id="345" w:author="王 家才" w:date="2019-06-07T14:26:00Z"/>
        </w:rPr>
      </w:pPr>
      <w:r w:rsidRPr="0051561E">
        <w:rPr>
          <w:rFonts w:hint="eastAsia"/>
        </w:rPr>
        <w:t>图</w:t>
      </w:r>
      <w:r>
        <w:rPr>
          <w:rFonts w:hint="eastAsia"/>
        </w:rPr>
        <w:t>3-</w:t>
      </w:r>
      <w:r w:rsidR="00C27DD3">
        <w:rPr>
          <w:rFonts w:hint="eastAsia"/>
        </w:rPr>
        <w:t>4</w:t>
      </w:r>
      <w:r>
        <w:t xml:space="preserve"> </w:t>
      </w:r>
      <w:r>
        <w:rPr>
          <w:rFonts w:hint="eastAsia"/>
        </w:rPr>
        <w:t>c</w:t>
      </w:r>
      <w:r w:rsidRPr="0051561E">
        <w:rPr>
          <w:rFonts w:hint="eastAsia"/>
        </w:rPr>
        <w:t>为程序从</w:t>
      </w:r>
      <w:r>
        <w:rPr>
          <w:rFonts w:hint="eastAsia"/>
        </w:rPr>
        <w:t>图</w:t>
      </w:r>
      <w:r>
        <w:rPr>
          <w:rFonts w:hint="eastAsia"/>
        </w:rPr>
        <w:t>3-</w:t>
      </w:r>
      <w:r w:rsidR="00C27DD3">
        <w:rPr>
          <w:rFonts w:hint="eastAsia"/>
        </w:rPr>
        <w:t>4</w:t>
      </w:r>
      <w:r w:rsidR="00C27DD3">
        <w:t xml:space="preserve"> </w:t>
      </w:r>
      <w:r w:rsidR="00C27DD3">
        <w:rPr>
          <w:rFonts w:hint="eastAsia"/>
        </w:rPr>
        <w:t>a</w:t>
      </w:r>
      <w:r w:rsidRPr="0051561E">
        <w:rPr>
          <w:rFonts w:hint="eastAsia"/>
        </w:rPr>
        <w:t>中提取的该帧相对上一帧的运动矢量信息。运动矢量的方向和大小分别用色调和明度表示。不同的颜色表示不同的运动方向，该颜色亮度越高，表示其在该方向上的运动矢量的大小越大，运动越剧烈。从图中可以看出该帧的背景除噪声点之外基本不存在运动，且三个卡通人物的不同头部运动均能被较好的捕捉到，画面右侧的卡通人物的眨眼动作也能被较好的识别。</w:t>
      </w:r>
    </w:p>
    <w:p w14:paraId="07DBBC0F" w14:textId="77777777" w:rsidR="0004690F" w:rsidRDefault="0004690F">
      <w:pPr>
        <w:widowControl/>
        <w:adjustRightInd/>
        <w:snapToGrid/>
        <w:spacing w:line="240" w:lineRule="auto"/>
        <w:ind w:firstLineChars="0" w:firstLine="0"/>
        <w:jc w:val="left"/>
        <w:rPr>
          <w:ins w:id="346" w:author="王 家才" w:date="2019-06-07T14:26:00Z"/>
        </w:rPr>
      </w:pPr>
      <w:ins w:id="347" w:author="王 家才" w:date="2019-06-07T14:26:00Z">
        <w:r>
          <w:br w:type="page"/>
        </w:r>
      </w:ins>
    </w:p>
    <w:p w14:paraId="408F3990" w14:textId="77777777" w:rsidR="00394B68" w:rsidDel="0004690F" w:rsidRDefault="00394B68" w:rsidP="0051561E">
      <w:pPr>
        <w:ind w:firstLine="480"/>
        <w:jc w:val="left"/>
        <w:rPr>
          <w:del w:id="348" w:author="王 家才" w:date="2019-06-07T14:26:00Z"/>
        </w:rPr>
      </w:pPr>
    </w:p>
    <w:p w14:paraId="34B39121" w14:textId="7DB5769A" w:rsidR="00CF6FE3" w:rsidRDefault="00CF6FE3" w:rsidP="00D52BAC">
      <w:pPr>
        <w:ind w:firstLine="480"/>
        <w:jc w:val="left"/>
        <w:rPr>
          <w:ins w:id="349" w:author="王 家才" w:date="2019-06-07T14:22:00Z"/>
        </w:rPr>
      </w:pPr>
      <w:r>
        <w:rPr>
          <w:noProof/>
        </w:rPr>
        <mc:AlternateContent>
          <mc:Choice Requires="wps">
            <w:drawing>
              <wp:anchor distT="0" distB="0" distL="114300" distR="114300" simplePos="0" relativeHeight="251619328" behindDoc="0" locked="0" layoutInCell="1" allowOverlap="1" wp14:anchorId="77F66C03" wp14:editId="55343FB0">
                <wp:simplePos x="0" y="0"/>
                <wp:positionH relativeFrom="margin">
                  <wp:posOffset>-205740</wp:posOffset>
                </wp:positionH>
                <wp:positionV relativeFrom="margin">
                  <wp:posOffset>3040380</wp:posOffset>
                </wp:positionV>
                <wp:extent cx="2971800" cy="215900"/>
                <wp:effectExtent l="0" t="0" r="0" b="0"/>
                <wp:wrapTopAndBottom/>
                <wp:docPr id="395" name="文本框 395"/>
                <wp:cNvGraphicFramePr/>
                <a:graphic xmlns:a="http://schemas.openxmlformats.org/drawingml/2006/main">
                  <a:graphicData uri="http://schemas.microsoft.com/office/word/2010/wordprocessingShape">
                    <wps:wsp>
                      <wps:cNvSpPr txBox="1"/>
                      <wps:spPr>
                        <a:xfrm>
                          <a:off x="0" y="0"/>
                          <a:ext cx="2971800" cy="215900"/>
                        </a:xfrm>
                        <a:prstGeom prst="rect">
                          <a:avLst/>
                        </a:prstGeom>
                        <a:solidFill>
                          <a:prstClr val="white"/>
                        </a:solidFill>
                        <a:ln>
                          <a:noFill/>
                        </a:ln>
                      </wps:spPr>
                      <wps:txbx>
                        <w:txbxContent>
                          <w:p w14:paraId="39DF0A9F" w14:textId="6645DCA4"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66C03" id="文本框 395" o:spid="_x0000_s1106" type="#_x0000_t202" style="position:absolute;left:0;text-align:left;margin-left:-16.2pt;margin-top:239.4pt;width:234pt;height:17pt;z-index:2516193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" stroked="f">
                <v:textbox style="mso-fit-shape-to-text:t" inset="0,0,0,0">
                  <w:txbxContent>
                    <w:p w14:paraId="39DF0A9F" w14:textId="6645DCA4"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v:textbox>
                <w10:wrap type="topAndBottom" anchorx="margin" anchory="margin"/>
              </v:shape>
            </w:pict>
          </mc:Fallback>
        </mc:AlternateContent>
      </w:r>
      <w:r>
        <w:rPr>
          <w:noProof/>
        </w:rPr>
        <mc:AlternateContent>
          <mc:Choice Requires="wps">
            <w:drawing>
              <wp:anchor distT="0" distB="0" distL="114300" distR="114300" simplePos="0" relativeHeight="251634688" behindDoc="0" locked="0" layoutInCell="1" allowOverlap="1" wp14:anchorId="2CF0E901" wp14:editId="7D9ED388">
                <wp:simplePos x="0" y="0"/>
                <wp:positionH relativeFrom="margin">
                  <wp:align>right</wp:align>
                </wp:positionH>
                <wp:positionV relativeFrom="page">
                  <wp:posOffset>3954780</wp:posOffset>
                </wp:positionV>
                <wp:extent cx="2598420" cy="215900"/>
                <wp:effectExtent l="0" t="0" r="0" b="0"/>
                <wp:wrapTopAndBottom/>
                <wp:docPr id="396" name="文本框 396"/>
                <wp:cNvGraphicFramePr/>
                <a:graphic xmlns:a="http://schemas.openxmlformats.org/drawingml/2006/main">
                  <a:graphicData uri="http://schemas.microsoft.com/office/word/2010/wordprocessingShape">
                    <wps:wsp>
                      <wps:cNvSpPr txBox="1"/>
                      <wps:spPr>
                        <a:xfrm>
                          <a:off x="0" y="0"/>
                          <a:ext cx="2598420" cy="215900"/>
                        </a:xfrm>
                        <a:prstGeom prst="rect">
                          <a:avLst/>
                        </a:prstGeom>
                        <a:solidFill>
                          <a:prstClr val="white"/>
                        </a:solidFill>
                        <a:ln>
                          <a:noFill/>
                        </a:ln>
                      </wps:spPr>
                      <wps:txbx>
                        <w:txbxContent>
                          <w:p w14:paraId="333EED0E" w14:textId="0BA77E59"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E901" id="文本框 396" o:spid="_x0000_s1107" type="#_x0000_t202" style="position:absolute;left:0;text-align:left;margin-left:153.4pt;margin-top:311.4pt;width:204.6pt;height:17pt;z-index:25163468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0nRwIAAG0EAAAOAAAAZHJzL2Uyb0RvYy54bWysVMFuEzEQvSPxD5bvZJNAS7P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" stroked="f">
                <v:textbox style="mso-fit-shape-to-text:t" inset="0,0,0,0">
                  <w:txbxContent>
                    <w:p w14:paraId="333EED0E" w14:textId="0BA77E59"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v:textbox>
                <w10:wrap type="topAndBottom" anchorx="margin" anchory="page"/>
              </v:shape>
            </w:pict>
          </mc:Fallback>
        </mc:AlternateContent>
      </w:r>
      <w:r>
        <w:rPr>
          <w:rFonts w:hint="eastAsia"/>
          <w:noProof/>
        </w:rPr>
        <w:drawing>
          <wp:anchor distT="0" distB="0" distL="114300" distR="114300" simplePos="0" relativeHeight="251591680" behindDoc="0" locked="0" layoutInCell="1" allowOverlap="1" wp14:anchorId="59184A12" wp14:editId="77D9AE13">
            <wp:simplePos x="0" y="0"/>
            <wp:positionH relativeFrom="margin">
              <wp:posOffset>2735580</wp:posOffset>
            </wp:positionH>
            <wp:positionV relativeFrom="margin">
              <wp:posOffset>434340</wp:posOffset>
            </wp:positionV>
            <wp:extent cx="2536825" cy="2519045"/>
            <wp:effectExtent l="0" t="0" r="0"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ztp.m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6825" cy="2519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575296" behindDoc="0" locked="0" layoutInCell="1" allowOverlap="1" wp14:anchorId="5739570F" wp14:editId="049E5182">
            <wp:simplePos x="0" y="0"/>
            <wp:positionH relativeFrom="column">
              <wp:posOffset>-45720</wp:posOffset>
            </wp:positionH>
            <wp:positionV relativeFrom="paragraph">
              <wp:posOffset>208280</wp:posOffset>
            </wp:positionV>
            <wp:extent cx="2971800" cy="2996565"/>
            <wp:effectExtent l="0" t="0" r="0"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ztp.dep.png"/>
                    <pic:cNvPicPr/>
                  </pic:nvPicPr>
                  <pic:blipFill rotWithShape="1">
                    <a:blip r:embed="rId25">
                      <a:extLst>
                        <a:ext uri="{28A0092B-C50C-407E-A947-70E740481C1C}">
                          <a14:useLocalDpi xmlns:a14="http://schemas.microsoft.com/office/drawing/2010/main" val="0"/>
                        </a:ext>
                      </a:extLst>
                    </a:blip>
                    <a:srcRect l="15460" t="4622" r="16494" b="3884"/>
                    <a:stretch/>
                  </pic:blipFill>
                  <pic:spPr bwMode="auto">
                    <a:xfrm>
                      <a:off x="0" y="0"/>
                      <a:ext cx="2971800" cy="299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E0005" w14:textId="1C8AC1AC" w:rsidR="00CF6FE3" w:rsidRDefault="00CF6FE3" w:rsidP="00D52BAC">
      <w:pPr>
        <w:ind w:firstLine="480"/>
        <w:jc w:val="left"/>
        <w:rPr>
          <w:ins w:id="350" w:author="王 家才" w:date="2019-06-07T14:22:00Z"/>
        </w:rPr>
      </w:pPr>
    </w:p>
    <w:p w14:paraId="4038F0A6" w14:textId="2D35EF8C" w:rsidR="006F373F" w:rsidRDefault="00C27DD3" w:rsidP="00D52BAC">
      <w:pPr>
        <w:ind w:firstLine="480"/>
        <w:jc w:val="left"/>
      </w:pPr>
      <w:r w:rsidRPr="00C27DD3">
        <w:rPr>
          <w:rFonts w:hint="eastAsia"/>
        </w:rPr>
        <w:t>分析算法所提取出的景深图可以判断该画面的视差变化范围不大，三个卡通人物的景深差异较小，且背景较远，为正视差。在运动矢量的</w:t>
      </w:r>
      <w:r w:rsidRPr="00C27DD3">
        <w:rPr>
          <w:rFonts w:hint="eastAsia"/>
        </w:rPr>
        <w:t>hsv</w:t>
      </w:r>
      <w:r w:rsidRPr="00C27DD3">
        <w:rPr>
          <w:rFonts w:hint="eastAsia"/>
        </w:rPr>
        <w:t>表示图中可以看出该画面各个位置的颜色明度均不大，对应运动矢量大小均较小，且整个背景是静止的。算法所提取出的这些数据上的特征与</w:t>
      </w:r>
      <w:del w:id="351" w:author="王 家才" w:date="2019-06-08T15:52:00Z">
        <w:r w:rsidRPr="00C27DD3" w:rsidDel="003F1538">
          <w:rPr>
            <w:rFonts w:hint="eastAsia"/>
          </w:rPr>
          <w:delText>实际观看时的体验</w:delText>
        </w:r>
      </w:del>
      <w:ins w:id="352" w:author="王 家才" w:date="2019-06-08T15:52:00Z">
        <w:r w:rsidR="003F1538">
          <w:rPr>
            <w:rFonts w:hint="eastAsia"/>
          </w:rPr>
          <w:t>下文主观实验中受试者的反馈</w:t>
        </w:r>
      </w:ins>
      <w:r w:rsidRPr="00C27DD3">
        <w:rPr>
          <w:rFonts w:hint="eastAsia"/>
        </w:rPr>
        <w:t>大致一致，人眼对此帧的感知质量较高，不会导致不适。而该帧对应的各个统计学特征值如下表</w:t>
      </w:r>
      <w:r w:rsidR="006C2C48">
        <w:rPr>
          <w:rFonts w:hint="eastAsia"/>
        </w:rPr>
        <w:t>3-2</w:t>
      </w:r>
      <w:r w:rsidRPr="00C27DD3">
        <w:rPr>
          <w:rFonts w:hint="eastAsia"/>
        </w:rPr>
        <w:t>，各个值均在引起不适的阈值以下，因而算法给出的该帧舒适度评分为</w:t>
      </w:r>
      <w:r w:rsidRPr="00C27DD3">
        <w:rPr>
          <w:rFonts w:hint="eastAsia"/>
        </w:rPr>
        <w:t>1</w:t>
      </w:r>
      <w:r w:rsidRPr="00C27DD3">
        <w:rPr>
          <w:rFonts w:hint="eastAsia"/>
        </w:rPr>
        <w:t>，认为其不会导致观看时的不适，这与观影者的主观感受一致。</w:t>
      </w:r>
    </w:p>
    <w:p w14:paraId="30371B13" w14:textId="273F707D" w:rsidR="00D52BAC" w:rsidRDefault="00D52BAC" w:rsidP="00D52BAC">
      <w:pPr>
        <w:ind w:firstLine="480"/>
        <w:jc w:val="left"/>
      </w:pPr>
    </w:p>
    <w:tbl>
      <w:tblPr>
        <w:tblStyle w:val="a9"/>
        <w:tblW w:w="0" w:type="auto"/>
        <w:tblLook w:val="04A0" w:firstRow="1" w:lastRow="0" w:firstColumn="1" w:lastColumn="0" w:noHBand="0" w:noVBand="1"/>
      </w:tblPr>
      <w:tblGrid>
        <w:gridCol w:w="1029"/>
        <w:gridCol w:w="931"/>
        <w:gridCol w:w="756"/>
        <w:gridCol w:w="756"/>
        <w:gridCol w:w="910"/>
        <w:gridCol w:w="1049"/>
        <w:gridCol w:w="959"/>
        <w:gridCol w:w="930"/>
        <w:gridCol w:w="976"/>
      </w:tblGrid>
      <w:tr w:rsidR="00D52BAC" w:rsidRPr="006F373F" w14:paraId="24728FF5" w14:textId="77777777" w:rsidTr="00D52BAC">
        <w:tc>
          <w:tcPr>
            <w:tcW w:w="1029" w:type="dxa"/>
          </w:tcPr>
          <w:p w14:paraId="411D2110" w14:textId="77777777" w:rsidR="00D52BAC" w:rsidRPr="006F373F" w:rsidRDefault="00D52BAC" w:rsidP="00F812CC">
            <w:pPr>
              <w:ind w:firstLineChars="0" w:firstLine="0"/>
              <w:jc w:val="center"/>
            </w:pPr>
            <w:r w:rsidRPr="006F373F">
              <w:t>frameID</w:t>
            </w:r>
          </w:p>
        </w:tc>
        <w:tc>
          <w:tcPr>
            <w:tcW w:w="951" w:type="dxa"/>
          </w:tcPr>
          <w:p w14:paraId="158A4D23" w14:textId="77777777" w:rsidR="00D52BAC" w:rsidRPr="006F373F" w:rsidRDefault="00145A62"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681" w:type="dxa"/>
          </w:tcPr>
          <w:p w14:paraId="75BE07E3" w14:textId="77777777" w:rsidR="00D52BAC" w:rsidRPr="006F373F" w:rsidRDefault="00145A62"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164176F2" w14:textId="77777777" w:rsidR="00D52BAC" w:rsidRPr="006F373F" w:rsidRDefault="00145A62"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687CCF8B" w14:textId="77777777" w:rsidR="00D52BAC" w:rsidRPr="006F373F" w:rsidRDefault="00145A62"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66" w:type="dxa"/>
          </w:tcPr>
          <w:p w14:paraId="1732F917" w14:textId="77777777" w:rsidR="00D52BAC" w:rsidRPr="006F373F" w:rsidRDefault="00145A62"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77" w:type="dxa"/>
          </w:tcPr>
          <w:p w14:paraId="198AA8EC" w14:textId="77777777" w:rsidR="00D52BAC" w:rsidRPr="006F373F" w:rsidRDefault="00145A62"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50" w:type="dxa"/>
          </w:tcPr>
          <w:p w14:paraId="777F16BC" w14:textId="77777777" w:rsidR="00D52BAC" w:rsidRPr="006F373F" w:rsidRDefault="00145A62"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6198228E" w14:textId="77777777" w:rsidR="00D52BAC" w:rsidRPr="006F373F" w:rsidRDefault="00D52BAC" w:rsidP="00F812CC">
            <w:pPr>
              <w:ind w:firstLineChars="0" w:firstLine="0"/>
              <w:jc w:val="center"/>
            </w:pPr>
            <w:r w:rsidRPr="006F373F">
              <w:t>comfort</w:t>
            </w:r>
          </w:p>
        </w:tc>
      </w:tr>
      <w:tr w:rsidR="00D52BAC" w14:paraId="7FFA7901" w14:textId="77777777" w:rsidTr="00D52BAC">
        <w:tc>
          <w:tcPr>
            <w:tcW w:w="1029" w:type="dxa"/>
          </w:tcPr>
          <w:p w14:paraId="5A0972D5" w14:textId="37F0E00A" w:rsidR="00D52BAC" w:rsidRPr="006F373F" w:rsidRDefault="00D52BAC" w:rsidP="00F812CC">
            <w:pPr>
              <w:ind w:firstLineChars="0" w:firstLine="0"/>
              <w:jc w:val="center"/>
            </w:pPr>
            <w:r>
              <w:rPr>
                <w:rFonts w:hint="eastAsia"/>
              </w:rPr>
              <w:t>310</w:t>
            </w:r>
          </w:p>
        </w:tc>
        <w:tc>
          <w:tcPr>
            <w:tcW w:w="951" w:type="dxa"/>
          </w:tcPr>
          <w:p w14:paraId="37874480" w14:textId="4EE49D2E" w:rsidR="00D52BAC" w:rsidRPr="006F373F" w:rsidRDefault="00D52BAC" w:rsidP="00F812CC">
            <w:pPr>
              <w:ind w:firstLineChars="0" w:firstLine="0"/>
              <w:jc w:val="center"/>
            </w:pPr>
            <w:r>
              <w:rPr>
                <w:rFonts w:hint="eastAsia"/>
              </w:rPr>
              <w:t>-81.96</w:t>
            </w:r>
          </w:p>
        </w:tc>
        <w:tc>
          <w:tcPr>
            <w:tcW w:w="681" w:type="dxa"/>
          </w:tcPr>
          <w:p w14:paraId="5B5BA449" w14:textId="75A0F98B" w:rsidR="00D52BAC" w:rsidRPr="006F373F" w:rsidRDefault="00D52BAC" w:rsidP="00F812CC">
            <w:pPr>
              <w:ind w:firstLineChars="0" w:firstLine="0"/>
              <w:jc w:val="center"/>
            </w:pPr>
            <w:r>
              <w:rPr>
                <w:rFonts w:hint="eastAsia"/>
              </w:rPr>
              <w:t>91.01</w:t>
            </w:r>
          </w:p>
        </w:tc>
        <w:tc>
          <w:tcPr>
            <w:tcW w:w="756" w:type="dxa"/>
          </w:tcPr>
          <w:p w14:paraId="65BA70CA" w14:textId="1542C4FD" w:rsidR="00D52BAC" w:rsidRPr="006F373F" w:rsidRDefault="00D52BAC" w:rsidP="00F812CC">
            <w:pPr>
              <w:ind w:firstLineChars="0" w:firstLine="0"/>
              <w:jc w:val="center"/>
            </w:pPr>
            <w:r>
              <w:rPr>
                <w:rFonts w:hint="eastAsia"/>
              </w:rPr>
              <w:t>0.174</w:t>
            </w:r>
          </w:p>
        </w:tc>
        <w:tc>
          <w:tcPr>
            <w:tcW w:w="910" w:type="dxa"/>
          </w:tcPr>
          <w:p w14:paraId="3C85E148" w14:textId="014E85D7" w:rsidR="00D52BAC" w:rsidRPr="006F373F" w:rsidRDefault="00D52BAC" w:rsidP="00F812CC">
            <w:pPr>
              <w:ind w:firstLineChars="0" w:firstLine="0"/>
              <w:jc w:val="center"/>
            </w:pPr>
            <w:r>
              <w:rPr>
                <w:rFonts w:hint="eastAsia"/>
              </w:rPr>
              <w:t>-45</w:t>
            </w:r>
          </w:p>
        </w:tc>
        <w:tc>
          <w:tcPr>
            <w:tcW w:w="1066" w:type="dxa"/>
          </w:tcPr>
          <w:p w14:paraId="77205035" w14:textId="5A6037B9" w:rsidR="00D52BAC" w:rsidRPr="006F373F" w:rsidRDefault="00D52BAC" w:rsidP="00F812CC">
            <w:pPr>
              <w:ind w:firstLineChars="0" w:firstLine="0"/>
              <w:jc w:val="center"/>
            </w:pPr>
            <w:r>
              <w:rPr>
                <w:rFonts w:hint="eastAsia"/>
              </w:rPr>
              <w:t>7.92</w:t>
            </w:r>
          </w:p>
        </w:tc>
        <w:tc>
          <w:tcPr>
            <w:tcW w:w="977" w:type="dxa"/>
          </w:tcPr>
          <w:p w14:paraId="2DB20547" w14:textId="27E89B27" w:rsidR="00D52BAC" w:rsidRPr="006F373F" w:rsidRDefault="00D52BAC" w:rsidP="00F812CC">
            <w:pPr>
              <w:ind w:firstLineChars="0" w:firstLine="0"/>
              <w:jc w:val="center"/>
            </w:pPr>
            <w:r>
              <w:rPr>
                <w:rFonts w:hint="eastAsia"/>
              </w:rPr>
              <w:t>0</w:t>
            </w:r>
          </w:p>
        </w:tc>
        <w:tc>
          <w:tcPr>
            <w:tcW w:w="950" w:type="dxa"/>
          </w:tcPr>
          <w:p w14:paraId="218150BB" w14:textId="7A06A4B0" w:rsidR="00D52BAC" w:rsidRPr="006F373F" w:rsidRDefault="00D52BAC" w:rsidP="00F812CC">
            <w:pPr>
              <w:ind w:firstLineChars="0" w:firstLine="0"/>
              <w:jc w:val="center"/>
            </w:pPr>
            <w:r>
              <w:rPr>
                <w:rFonts w:hint="eastAsia"/>
              </w:rPr>
              <w:t>16.76</w:t>
            </w:r>
          </w:p>
        </w:tc>
        <w:tc>
          <w:tcPr>
            <w:tcW w:w="976" w:type="dxa"/>
          </w:tcPr>
          <w:p w14:paraId="7902EAE6" w14:textId="63F62EB9" w:rsidR="00D52BAC" w:rsidRDefault="00D52BAC" w:rsidP="00D52BAC">
            <w:pPr>
              <w:keepNext/>
              <w:ind w:firstLineChars="0" w:firstLine="0"/>
              <w:jc w:val="center"/>
            </w:pPr>
            <w:r>
              <w:rPr>
                <w:rFonts w:hint="eastAsia"/>
              </w:rPr>
              <w:t>1</w:t>
            </w:r>
          </w:p>
        </w:tc>
      </w:tr>
    </w:tbl>
    <w:p w14:paraId="5AD1449F" w14:textId="737F8CCF" w:rsidR="00D52BAC" w:rsidRDefault="00D52BAC" w:rsidP="00D52BAC">
      <w:pPr>
        <w:pStyle w:val="a5"/>
        <w:ind w:firstLine="420"/>
        <w:jc w:val="center"/>
        <w:rPr>
          <w:rFonts w:ascii="宋体" w:eastAsia="宋体" w:hAnsi="宋体"/>
          <w:sz w:val="21"/>
          <w:szCs w:val="21"/>
        </w:rPr>
      </w:pPr>
      <w:r w:rsidRPr="00D52BAC">
        <w:rPr>
          <w:rFonts w:ascii="宋体" w:eastAsia="宋体" w:hAnsi="宋体" w:hint="eastAsia"/>
          <w:sz w:val="21"/>
          <w:szCs w:val="21"/>
        </w:rPr>
        <w:t xml:space="preserve">表 </w:t>
      </w:r>
      <w:r>
        <w:rPr>
          <w:rFonts w:ascii="宋体" w:eastAsia="宋体" w:hAnsi="宋体" w:hint="eastAsia"/>
          <w:sz w:val="21"/>
          <w:szCs w:val="21"/>
        </w:rPr>
        <w:t>3-2</w:t>
      </w:r>
      <w:r w:rsidRPr="00D52BAC">
        <w:rPr>
          <w:rFonts w:ascii="宋体" w:eastAsia="宋体" w:hAnsi="宋体"/>
          <w:sz w:val="21"/>
          <w:szCs w:val="21"/>
        </w:rPr>
        <w:t xml:space="preserve"> </w:t>
      </w:r>
      <w:r w:rsidRPr="00D52BAC">
        <w:rPr>
          <w:rFonts w:ascii="宋体" w:eastAsia="宋体" w:hAnsi="宋体" w:hint="eastAsia"/>
          <w:sz w:val="21"/>
          <w:szCs w:val="21"/>
        </w:rPr>
        <w:t>《疯狂动物城》视频帧特征值及舒适度</w:t>
      </w:r>
    </w:p>
    <w:p w14:paraId="43254E1B" w14:textId="5AA15231" w:rsidR="00D52BAC" w:rsidRDefault="00D52BAC" w:rsidP="00D52BAC">
      <w:pPr>
        <w:ind w:firstLine="480"/>
        <w:rPr>
          <w:ins w:id="353" w:author="王 家才" w:date="2019-06-08T10:18:00Z"/>
        </w:rPr>
      </w:pPr>
    </w:p>
    <w:p w14:paraId="79DB1809" w14:textId="77777777" w:rsidR="00972E49" w:rsidRDefault="00972E49" w:rsidP="00D52BAC">
      <w:pPr>
        <w:ind w:firstLine="480"/>
      </w:pPr>
    </w:p>
    <w:p w14:paraId="64FC59EF" w14:textId="0B0338AF" w:rsidR="005E7DBF" w:rsidRDefault="00D52BAC" w:rsidP="00D52BAC">
      <w:pPr>
        <w:ind w:firstLine="480"/>
        <w:rPr>
          <w:ins w:id="354" w:author="王 家才" w:date="2019-06-08T15:53:00Z"/>
        </w:rPr>
      </w:pPr>
      <w:r w:rsidRPr="00D52BAC">
        <w:rPr>
          <w:rFonts w:hint="eastAsia"/>
        </w:rPr>
        <w:t>在另一测试样本中，程序在下图</w:t>
      </w:r>
      <w:r>
        <w:rPr>
          <w:rFonts w:hint="eastAsia"/>
        </w:rPr>
        <w:t>3-5</w:t>
      </w:r>
      <w:r>
        <w:t xml:space="preserve"> </w:t>
      </w:r>
      <w:r>
        <w:rPr>
          <w:rFonts w:hint="eastAsia"/>
        </w:rPr>
        <w:t>a</w:t>
      </w:r>
      <w:r>
        <w:rPr>
          <w:rFonts w:hint="eastAsia"/>
        </w:rPr>
        <w:t>的视频</w:t>
      </w:r>
      <w:r w:rsidRPr="00D52BAC">
        <w:rPr>
          <w:rFonts w:hint="eastAsia"/>
        </w:rPr>
        <w:t>帧中提取出的景深图如下图</w:t>
      </w:r>
      <w:r>
        <w:rPr>
          <w:rFonts w:hint="eastAsia"/>
        </w:rPr>
        <w:t>3-5</w:t>
      </w:r>
      <w:r>
        <w:t xml:space="preserve"> </w:t>
      </w:r>
      <w:r>
        <w:rPr>
          <w:rFonts w:hint="eastAsia"/>
        </w:rPr>
        <w:t>b</w:t>
      </w:r>
      <w:r w:rsidRPr="00D52BAC">
        <w:rPr>
          <w:rFonts w:hint="eastAsia"/>
        </w:rPr>
        <w:t>，相比上一样本，此帧的视差分布显得更广，前景区域和背景区域的颜色差异更大，且前景区域的颜色也更亮，可以判断该画面存在较大的负视差像素比例和较大的视差标准差。此处可以注意到算法对画面底部的近景计算存在一定的噪点，但仍可对该处的植物有较好的景深识别。</w:t>
      </w:r>
    </w:p>
    <w:p w14:paraId="15A23E9C" w14:textId="77777777" w:rsidR="005E7DBF" w:rsidRDefault="005E7DBF">
      <w:pPr>
        <w:widowControl/>
        <w:adjustRightInd/>
        <w:snapToGrid/>
        <w:spacing w:line="240" w:lineRule="auto"/>
        <w:ind w:firstLineChars="0" w:firstLine="0"/>
        <w:jc w:val="left"/>
        <w:rPr>
          <w:ins w:id="355" w:author="王 家才" w:date="2019-06-08T15:53:00Z"/>
        </w:rPr>
      </w:pPr>
      <w:ins w:id="356" w:author="王 家才" w:date="2019-06-08T15:53:00Z">
        <w:r>
          <w:br w:type="page"/>
        </w:r>
      </w:ins>
    </w:p>
    <w:p w14:paraId="0F64043C" w14:textId="06AEBF1E" w:rsidR="00D52BAC" w:rsidRDefault="005E7DBF" w:rsidP="00D52BAC">
      <w:pPr>
        <w:ind w:firstLine="480"/>
      </w:pPr>
      <w:r>
        <w:rPr>
          <w:noProof/>
        </w:rPr>
        <w:lastRenderedPageBreak/>
        <mc:AlternateContent>
          <mc:Choice Requires="wps">
            <w:drawing>
              <wp:anchor distT="0" distB="0" distL="114300" distR="114300" simplePos="0" relativeHeight="251675648" behindDoc="0" locked="0" layoutInCell="1" allowOverlap="1" wp14:anchorId="30F09487" wp14:editId="78E698F8">
                <wp:simplePos x="0" y="0"/>
                <wp:positionH relativeFrom="margin">
                  <wp:align>left</wp:align>
                </wp:positionH>
                <wp:positionV relativeFrom="paragraph">
                  <wp:posOffset>2885440</wp:posOffset>
                </wp:positionV>
                <wp:extent cx="5273040" cy="635"/>
                <wp:effectExtent l="0" t="0" r="3810" b="0"/>
                <wp:wrapTopAndBottom/>
                <wp:docPr id="400" name="文本框 400"/>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76D2E490" w14:textId="300B1D64"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09487" id="文本框 400" o:spid="_x0000_s1108" type="#_x0000_t202" style="position:absolute;left:0;text-align:left;margin-left:0;margin-top:227.2pt;width:415.2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" stroked="f">
                <v:textbox style="mso-fit-shape-to-text:t" inset="0,0,0,0">
                  <w:txbxContent>
                    <w:p w14:paraId="76D2E490" w14:textId="300B1D64"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v:textbox>
                <w10:wrap type="topAndBottom" anchorx="margin"/>
              </v:shape>
            </w:pict>
          </mc:Fallback>
        </mc:AlternateContent>
      </w:r>
    </w:p>
    <w:p w14:paraId="18923839" w14:textId="0A1C9C8F" w:rsidR="00D52BAC" w:rsidRDefault="00CF6FE3" w:rsidP="00D52BAC">
      <w:pPr>
        <w:ind w:firstLine="480"/>
      </w:pPr>
      <w:r>
        <w:rPr>
          <w:noProof/>
        </w:rPr>
        <mc:AlternateContent>
          <mc:Choice Requires="wps">
            <w:drawing>
              <wp:anchor distT="0" distB="0" distL="114300" distR="114300" simplePos="0" relativeHeight="251782144" behindDoc="0" locked="0" layoutInCell="1" allowOverlap="1" wp14:anchorId="2AC264EB" wp14:editId="1F905CC0">
                <wp:simplePos x="0" y="0"/>
                <wp:positionH relativeFrom="margin">
                  <wp:align>right</wp:align>
                </wp:positionH>
                <wp:positionV relativeFrom="page">
                  <wp:posOffset>7216140</wp:posOffset>
                </wp:positionV>
                <wp:extent cx="2559685" cy="215900"/>
                <wp:effectExtent l="0" t="0" r="0" b="0"/>
                <wp:wrapTopAndBottom/>
                <wp:docPr id="402" name="文本框 402"/>
                <wp:cNvGraphicFramePr/>
                <a:graphic xmlns:a="http://schemas.openxmlformats.org/drawingml/2006/main">
                  <a:graphicData uri="http://schemas.microsoft.com/office/word/2010/wordprocessingShape">
                    <wps:wsp>
                      <wps:cNvSpPr txBox="1"/>
                      <wps:spPr>
                        <a:xfrm>
                          <a:off x="0" y="0"/>
                          <a:ext cx="2559685" cy="215900"/>
                        </a:xfrm>
                        <a:prstGeom prst="rect">
                          <a:avLst/>
                        </a:prstGeom>
                        <a:solidFill>
                          <a:prstClr val="white"/>
                        </a:solidFill>
                        <a:ln>
                          <a:noFill/>
                        </a:ln>
                      </wps:spPr>
                      <wps:txbx>
                        <w:txbxContent>
                          <w:p w14:paraId="2FDD89C8" w14:textId="0B810415"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64EB" id="文本框 402" o:spid="_x0000_s1109" type="#_x0000_t202" style="position:absolute;left:0;text-align:left;margin-left:150.35pt;margin-top:568.2pt;width:201.55pt;height:17pt;z-index:25178214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" stroked="f">
                <v:textbox style="mso-fit-shape-to-text:t" inset="0,0,0,0">
                  <w:txbxContent>
                    <w:p w14:paraId="2FDD89C8" w14:textId="0B810415"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v:textbox>
                <w10:wrap type="topAndBottom" anchorx="margin" anchory="page"/>
              </v:shape>
            </w:pict>
          </mc:Fallback>
        </mc:AlternateContent>
      </w:r>
      <w:r>
        <w:rPr>
          <w:noProof/>
        </w:rPr>
        <mc:AlternateContent>
          <mc:Choice Requires="wps">
            <w:drawing>
              <wp:anchor distT="0" distB="0" distL="114300" distR="114300" simplePos="0" relativeHeight="251759616" behindDoc="0" locked="0" layoutInCell="1" allowOverlap="1" wp14:anchorId="6C962AA7" wp14:editId="78E1A529">
                <wp:simplePos x="0" y="0"/>
                <wp:positionH relativeFrom="margin">
                  <wp:posOffset>-358140</wp:posOffset>
                </wp:positionH>
                <wp:positionV relativeFrom="page">
                  <wp:posOffset>7287260</wp:posOffset>
                </wp:positionV>
                <wp:extent cx="3078480" cy="215900"/>
                <wp:effectExtent l="0" t="0" r="7620" b="0"/>
                <wp:wrapTopAndBottom/>
                <wp:docPr id="401" name="文本框 401"/>
                <wp:cNvGraphicFramePr/>
                <a:graphic xmlns:a="http://schemas.openxmlformats.org/drawingml/2006/main">
                  <a:graphicData uri="http://schemas.microsoft.com/office/word/2010/wordprocessingShape">
                    <wps:wsp>
                      <wps:cNvSpPr txBox="1"/>
                      <wps:spPr>
                        <a:xfrm>
                          <a:off x="0" y="0"/>
                          <a:ext cx="3078480" cy="215900"/>
                        </a:xfrm>
                        <a:prstGeom prst="rect">
                          <a:avLst/>
                        </a:prstGeom>
                        <a:solidFill>
                          <a:prstClr val="white"/>
                        </a:solidFill>
                        <a:ln>
                          <a:noFill/>
                        </a:ln>
                      </wps:spPr>
                      <wps:txbx>
                        <w:txbxContent>
                          <w:p w14:paraId="3EC763D3" w14:textId="0B035620"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2AA7" id="文本框 401" o:spid="_x0000_s1110" type="#_x0000_t202" style="position:absolute;left:0;text-align:left;margin-left:-28.2pt;margin-top:573.8pt;width:242.4pt;height:17pt;z-index:2517596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" stroked="f">
                <v:textbox style="mso-fit-shape-to-text:t" inset="0,0,0,0">
                  <w:txbxContent>
                    <w:p w14:paraId="3EC763D3" w14:textId="0B035620"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v:textbox>
                <w10:wrap type="topAndBottom" anchorx="margin" anchory="page"/>
              </v:shape>
            </w:pict>
          </mc:Fallback>
        </mc:AlternateContent>
      </w:r>
      <w:r>
        <w:rPr>
          <w:rFonts w:hint="eastAsia"/>
          <w:noProof/>
        </w:rPr>
        <w:drawing>
          <wp:anchor distT="0" distB="0" distL="114300" distR="114300" simplePos="0" relativeHeight="251707392" behindDoc="0" locked="0" layoutInCell="1" allowOverlap="1" wp14:anchorId="4B6F3D0B" wp14:editId="09FA2545">
            <wp:simplePos x="0" y="0"/>
            <wp:positionH relativeFrom="margin">
              <wp:posOffset>-350520</wp:posOffset>
            </wp:positionH>
            <wp:positionV relativeFrom="margin">
              <wp:posOffset>3070860</wp:posOffset>
            </wp:positionV>
            <wp:extent cx="3078480" cy="3302000"/>
            <wp:effectExtent l="0" t="0" r="762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vatar.dep.png"/>
                    <pic:cNvPicPr/>
                  </pic:nvPicPr>
                  <pic:blipFill rotWithShape="1">
                    <a:blip r:embed="rId26">
                      <a:extLst>
                        <a:ext uri="{28A0092B-C50C-407E-A947-70E740481C1C}">
                          <a14:useLocalDpi xmlns:a14="http://schemas.microsoft.com/office/drawing/2010/main" val="0"/>
                        </a:ext>
                      </a:extLst>
                    </a:blip>
                    <a:srcRect l="16302" t="3181" r="18092" b="2982"/>
                    <a:stretch/>
                  </pic:blipFill>
                  <pic:spPr bwMode="auto">
                    <a:xfrm>
                      <a:off x="0" y="0"/>
                      <a:ext cx="3078480" cy="33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37088" behindDoc="0" locked="0" layoutInCell="1" allowOverlap="1" wp14:anchorId="2AC068E8" wp14:editId="3872EA82">
            <wp:simplePos x="0" y="0"/>
            <wp:positionH relativeFrom="margin">
              <wp:align>right</wp:align>
            </wp:positionH>
            <wp:positionV relativeFrom="margin">
              <wp:posOffset>3261360</wp:posOffset>
            </wp:positionV>
            <wp:extent cx="2559685" cy="2880360"/>
            <wp:effectExtent l="0" t="0" r="0" b="0"/>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vatar.mv.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9685" cy="288036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1072" behindDoc="0" locked="0" layoutInCell="1" allowOverlap="1" wp14:anchorId="3B6D19CC" wp14:editId="55E4A486">
            <wp:simplePos x="0" y="0"/>
            <wp:positionH relativeFrom="margin">
              <wp:align>left</wp:align>
            </wp:positionH>
            <wp:positionV relativeFrom="page">
              <wp:posOffset>1112520</wp:posOffset>
            </wp:positionV>
            <wp:extent cx="5273040" cy="2631440"/>
            <wp:effectExtent l="0" t="0" r="381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avat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3040" cy="2631440"/>
                    </a:xfrm>
                    <a:prstGeom prst="rect">
                      <a:avLst/>
                    </a:prstGeom>
                  </pic:spPr>
                </pic:pic>
              </a:graphicData>
            </a:graphic>
            <wp14:sizeRelH relativeFrom="margin">
              <wp14:pctWidth>0</wp14:pctWidth>
            </wp14:sizeRelH>
            <wp14:sizeRelV relativeFrom="margin">
              <wp14:pctHeight>0</wp14:pctHeight>
            </wp14:sizeRelV>
          </wp:anchor>
        </w:drawing>
      </w:r>
    </w:p>
    <w:p w14:paraId="0123CD59" w14:textId="39C347D3" w:rsidR="00D52BAC" w:rsidRDefault="00D52BAC" w:rsidP="00D52BAC">
      <w:pPr>
        <w:ind w:firstLine="480"/>
      </w:pPr>
    </w:p>
    <w:p w14:paraId="761F5AA7" w14:textId="49C81784" w:rsidR="00D52BAC" w:rsidRDefault="007B366D" w:rsidP="00814F7D">
      <w:pPr>
        <w:ind w:firstLine="480"/>
      </w:pPr>
      <w:r w:rsidRPr="007B366D">
        <w:rPr>
          <w:rFonts w:hint="eastAsia"/>
        </w:rPr>
        <w:t>该帧对应的运动矢量信息如</w:t>
      </w:r>
      <w:r>
        <w:rPr>
          <w:rFonts w:hint="eastAsia"/>
        </w:rPr>
        <w:t>图</w:t>
      </w:r>
      <w:r>
        <w:rPr>
          <w:rFonts w:hint="eastAsia"/>
        </w:rPr>
        <w:t>3-5</w:t>
      </w:r>
      <w:r>
        <w:t xml:space="preserve"> </w:t>
      </w:r>
      <w:r>
        <w:rPr>
          <w:rFonts w:hint="eastAsia"/>
        </w:rPr>
        <w:t>c</w:t>
      </w:r>
      <w:r w:rsidRPr="007B366D">
        <w:rPr>
          <w:rFonts w:hint="eastAsia"/>
        </w:rPr>
        <w:t>，可以看出画面内各处均有较大的运动，且整个背景区域的运动信息趋于一致，具有负视差的前景物也有较大运动。可以判断该帧运动矢量的众数较大，且结合视差来看，负视差的区域存在一定的运动。该帧同时满足了视差变化范围大、前景物负视差、背景运动、负视差区域快速运动等各种不适特征，算法对该帧的统计学特征计算值</w:t>
      </w:r>
      <w:r>
        <w:rPr>
          <w:rFonts w:hint="eastAsia"/>
        </w:rPr>
        <w:t>见</w:t>
      </w:r>
      <w:r w:rsidRPr="007B366D">
        <w:rPr>
          <w:rFonts w:hint="eastAsia"/>
        </w:rPr>
        <w:t>表</w:t>
      </w:r>
      <w:ins w:id="357" w:author="王 家才" w:date="2019-06-07T14:27:00Z">
        <w:r w:rsidR="00BF1A80">
          <w:rPr>
            <w:rFonts w:hint="eastAsia"/>
          </w:rPr>
          <w:t>3-3</w:t>
        </w:r>
      </w:ins>
      <w:r w:rsidRPr="007B366D">
        <w:rPr>
          <w:rFonts w:hint="eastAsia"/>
        </w:rPr>
        <w:t>，可见各个特征值都超过了阈值，因而算法对该帧的舒适度评价为</w:t>
      </w:r>
      <w:r w:rsidRPr="007B366D">
        <w:rPr>
          <w:rFonts w:hint="eastAsia"/>
        </w:rPr>
        <w:t>0</w:t>
      </w:r>
      <w:r w:rsidRPr="007B366D">
        <w:rPr>
          <w:rFonts w:hint="eastAsia"/>
        </w:rPr>
        <w:t>分</w:t>
      </w:r>
      <w:ins w:id="358" w:author="王 家才" w:date="2019-06-07T12:34:00Z">
        <w:r w:rsidR="003700E2">
          <w:rPr>
            <w:rFonts w:hint="eastAsia"/>
          </w:rPr>
          <w:t>。</w:t>
        </w:r>
      </w:ins>
      <w:del w:id="359" w:author="王 家才" w:date="2019-06-07T12:34:00Z">
        <w:r w:rsidRPr="007B366D" w:rsidDel="003700E2">
          <w:rPr>
            <w:rFonts w:hint="eastAsia"/>
          </w:rPr>
          <w:delText>，</w:delText>
        </w:r>
        <w:commentRangeStart w:id="360"/>
        <w:commentRangeStart w:id="361"/>
        <w:r w:rsidRPr="007B366D" w:rsidDel="003700E2">
          <w:rPr>
            <w:rFonts w:hint="eastAsia"/>
          </w:rPr>
          <w:delText>这也符合</w:delText>
        </w:r>
      </w:del>
      <w:ins w:id="362" w:author="王 家才" w:date="2019-06-07T12:34:00Z">
        <w:r w:rsidR="003700E2">
          <w:rPr>
            <w:rFonts w:hint="eastAsia"/>
          </w:rPr>
          <w:t>而</w:t>
        </w:r>
      </w:ins>
      <w:del w:id="363" w:author="王 家才" w:date="2019-06-07T12:32:00Z">
        <w:r w:rsidRPr="007B366D" w:rsidDel="00CB7C8B">
          <w:rPr>
            <w:rFonts w:hint="eastAsia"/>
          </w:rPr>
          <w:delText>人眼</w:delText>
        </w:r>
      </w:del>
      <w:ins w:id="364" w:author="王 家才" w:date="2019-06-07T12:32:00Z">
        <w:r w:rsidR="00CB7C8B">
          <w:rPr>
            <w:rFonts w:hint="eastAsia"/>
          </w:rPr>
          <w:t>主观</w:t>
        </w:r>
      </w:ins>
      <w:ins w:id="365" w:author="王 家才" w:date="2019-06-07T12:35:00Z">
        <w:r w:rsidR="003700E2">
          <w:rPr>
            <w:rFonts w:hint="eastAsia"/>
          </w:rPr>
          <w:t>评价</w:t>
        </w:r>
      </w:ins>
      <w:ins w:id="366" w:author="王 家才" w:date="2019-06-07T12:32:00Z">
        <w:r w:rsidR="00CB7C8B">
          <w:rPr>
            <w:rFonts w:hint="eastAsia"/>
          </w:rPr>
          <w:t>实验中，多数受试者</w:t>
        </w:r>
      </w:ins>
      <w:r w:rsidRPr="007B366D">
        <w:rPr>
          <w:rFonts w:hint="eastAsia"/>
        </w:rPr>
        <w:t>对该</w:t>
      </w:r>
      <w:ins w:id="367" w:author="王 家才" w:date="2019-06-07T12:32:00Z">
        <w:r w:rsidR="00CB7C8B">
          <w:rPr>
            <w:rFonts w:hint="eastAsia"/>
          </w:rPr>
          <w:t>段画面</w:t>
        </w:r>
      </w:ins>
      <w:del w:id="368" w:author="王 家才" w:date="2019-06-07T12:32:00Z">
        <w:r w:rsidRPr="007B366D" w:rsidDel="00CB7C8B">
          <w:rPr>
            <w:rFonts w:hint="eastAsia"/>
          </w:rPr>
          <w:delText>帧的舒适度感受</w:delText>
        </w:r>
      </w:del>
      <w:ins w:id="369" w:author="王 家才" w:date="2019-06-07T12:32:00Z">
        <w:r w:rsidR="00CB7C8B">
          <w:rPr>
            <w:rFonts w:hint="eastAsia"/>
          </w:rPr>
          <w:t>的描述</w:t>
        </w:r>
      </w:ins>
      <w:ins w:id="370" w:author="王 家才" w:date="2019-06-07T12:35:00Z">
        <w:r w:rsidR="003700E2">
          <w:rPr>
            <w:rFonts w:hint="eastAsia"/>
          </w:rPr>
          <w:t>为“快速运动</w:t>
        </w:r>
      </w:ins>
      <w:ins w:id="371" w:author="王 家才" w:date="2019-06-07T12:36:00Z">
        <w:r w:rsidR="003700E2">
          <w:rPr>
            <w:rFonts w:hint="eastAsia"/>
          </w:rPr>
          <w:t>导致视物模糊</w:t>
        </w:r>
      </w:ins>
      <w:ins w:id="372" w:author="王 家才" w:date="2019-06-07T12:35:00Z">
        <w:r w:rsidR="003700E2">
          <w:rPr>
            <w:rFonts w:hint="eastAsia"/>
          </w:rPr>
          <w:t>”、“人物太近，产生压迫感”</w:t>
        </w:r>
      </w:ins>
      <w:ins w:id="373" w:author="王 家才" w:date="2019-06-07T12:36:00Z">
        <w:r w:rsidR="003700E2">
          <w:rPr>
            <w:rFonts w:hint="eastAsia"/>
          </w:rPr>
          <w:t>、</w:t>
        </w:r>
        <w:r w:rsidR="003700E2">
          <w:rPr>
            <w:rFonts w:hint="eastAsia"/>
          </w:rPr>
          <w:lastRenderedPageBreak/>
          <w:t>“</w:t>
        </w:r>
      </w:ins>
      <w:ins w:id="374" w:author="王 家才" w:date="2019-06-07T12:37:00Z">
        <w:r w:rsidR="003700E2">
          <w:rPr>
            <w:rFonts w:hint="eastAsia"/>
          </w:rPr>
          <w:t>头晕，感觉极为不适</w:t>
        </w:r>
      </w:ins>
      <w:ins w:id="375" w:author="王 家才" w:date="2019-06-07T12:36:00Z">
        <w:r w:rsidR="003700E2">
          <w:rPr>
            <w:rFonts w:hint="eastAsia"/>
          </w:rPr>
          <w:t>”</w:t>
        </w:r>
      </w:ins>
      <w:ins w:id="376" w:author="王 家才" w:date="2019-06-07T12:37:00Z">
        <w:r w:rsidR="003700E2">
          <w:rPr>
            <w:rFonts w:hint="eastAsia"/>
          </w:rPr>
          <w:t>等，</w:t>
        </w:r>
      </w:ins>
      <w:ins w:id="377" w:author="王 家才" w:date="2019-06-07T12:47:00Z">
        <w:r w:rsidR="003E0109">
          <w:rPr>
            <w:rFonts w:hint="eastAsia"/>
          </w:rPr>
          <w:t>认为</w:t>
        </w:r>
        <w:r w:rsidR="003C3F58">
          <w:rPr>
            <w:rFonts w:hint="eastAsia"/>
          </w:rPr>
          <w:t>该段画面</w:t>
        </w:r>
        <w:r w:rsidR="003E0109">
          <w:rPr>
            <w:rFonts w:hint="eastAsia"/>
          </w:rPr>
          <w:t>舒适度极低</w:t>
        </w:r>
      </w:ins>
      <w:r w:rsidRPr="007B366D">
        <w:rPr>
          <w:rFonts w:hint="eastAsia"/>
        </w:rPr>
        <w:t>。</w:t>
      </w:r>
      <w:commentRangeEnd w:id="360"/>
      <w:r w:rsidR="007452A2">
        <w:rPr>
          <w:rStyle w:val="af"/>
        </w:rPr>
        <w:commentReference w:id="360"/>
      </w:r>
      <w:commentRangeEnd w:id="361"/>
      <w:r w:rsidR="003700E2">
        <w:rPr>
          <w:rStyle w:val="af"/>
        </w:rPr>
        <w:commentReference w:id="361"/>
      </w:r>
    </w:p>
    <w:p w14:paraId="25C4426A" w14:textId="77777777" w:rsidR="00D52BAC" w:rsidRPr="00D52BAC" w:rsidRDefault="00D52BAC" w:rsidP="006F373F">
      <w:pPr>
        <w:ind w:firstLine="480"/>
        <w:jc w:val="left"/>
      </w:pPr>
    </w:p>
    <w:tbl>
      <w:tblPr>
        <w:tblStyle w:val="a9"/>
        <w:tblW w:w="0" w:type="auto"/>
        <w:tblLook w:val="04A0" w:firstRow="1" w:lastRow="0" w:firstColumn="1" w:lastColumn="0" w:noHBand="0" w:noVBand="1"/>
      </w:tblPr>
      <w:tblGrid>
        <w:gridCol w:w="1029"/>
        <w:gridCol w:w="898"/>
        <w:gridCol w:w="876"/>
        <w:gridCol w:w="756"/>
        <w:gridCol w:w="910"/>
        <w:gridCol w:w="1022"/>
        <w:gridCol w:w="930"/>
        <w:gridCol w:w="899"/>
        <w:gridCol w:w="976"/>
      </w:tblGrid>
      <w:tr w:rsidR="006F373F" w:rsidRPr="006F373F" w14:paraId="49C6ED20" w14:textId="77777777" w:rsidTr="00D52BAC">
        <w:tc>
          <w:tcPr>
            <w:tcW w:w="1029" w:type="dxa"/>
          </w:tcPr>
          <w:p w14:paraId="312066C3" w14:textId="77777777" w:rsidR="006F373F" w:rsidRPr="006F373F" w:rsidRDefault="006F373F" w:rsidP="009E468A">
            <w:pPr>
              <w:ind w:firstLineChars="0" w:firstLine="0"/>
              <w:jc w:val="center"/>
            </w:pPr>
            <w:r w:rsidRPr="006F373F">
              <w:t>frameID</w:t>
            </w:r>
          </w:p>
        </w:tc>
        <w:tc>
          <w:tcPr>
            <w:tcW w:w="951" w:type="dxa"/>
          </w:tcPr>
          <w:p w14:paraId="43131750" w14:textId="22F11E92" w:rsidR="006F373F" w:rsidRPr="006F373F" w:rsidRDefault="00145A62"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681" w:type="dxa"/>
          </w:tcPr>
          <w:p w14:paraId="4E72350C" w14:textId="0CC3CBB0" w:rsidR="006F373F" w:rsidRPr="006F373F" w:rsidRDefault="00145A62"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0E69F729" w14:textId="7E467D52" w:rsidR="006F373F" w:rsidRPr="006F373F" w:rsidRDefault="00145A62"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123BA5A8" w14:textId="085F208E" w:rsidR="006F373F" w:rsidRPr="006F373F" w:rsidRDefault="00145A62"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66" w:type="dxa"/>
          </w:tcPr>
          <w:p w14:paraId="154ED5A2" w14:textId="7703AB1B" w:rsidR="006F373F" w:rsidRPr="006F373F" w:rsidRDefault="00145A62"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77" w:type="dxa"/>
          </w:tcPr>
          <w:p w14:paraId="0C6652CA" w14:textId="640F5BB2" w:rsidR="006F373F" w:rsidRPr="006F373F" w:rsidRDefault="00145A62"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50" w:type="dxa"/>
          </w:tcPr>
          <w:p w14:paraId="4C82C5EE" w14:textId="6627268D" w:rsidR="006F373F" w:rsidRPr="006F373F" w:rsidRDefault="00145A62"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4FF01E4A" w14:textId="77777777" w:rsidR="006F373F" w:rsidRPr="006F373F" w:rsidRDefault="006F373F" w:rsidP="009E468A">
            <w:pPr>
              <w:ind w:firstLineChars="0" w:firstLine="0"/>
              <w:jc w:val="center"/>
            </w:pPr>
            <w:r w:rsidRPr="006F373F">
              <w:t>comfort</w:t>
            </w:r>
          </w:p>
        </w:tc>
      </w:tr>
      <w:tr w:rsidR="006F373F" w14:paraId="62D9AC4B" w14:textId="77777777" w:rsidTr="00D52BAC">
        <w:tc>
          <w:tcPr>
            <w:tcW w:w="1029" w:type="dxa"/>
          </w:tcPr>
          <w:p w14:paraId="6F83C235" w14:textId="77777777" w:rsidR="006F373F" w:rsidRPr="006F373F" w:rsidRDefault="006F373F" w:rsidP="009E468A">
            <w:pPr>
              <w:ind w:firstLineChars="0" w:firstLine="0"/>
              <w:jc w:val="center"/>
            </w:pPr>
            <w:r w:rsidRPr="006F373F">
              <w:t>135</w:t>
            </w:r>
          </w:p>
        </w:tc>
        <w:tc>
          <w:tcPr>
            <w:tcW w:w="951" w:type="dxa"/>
          </w:tcPr>
          <w:p w14:paraId="2CBE6670" w14:textId="77777777" w:rsidR="006F373F" w:rsidRPr="006F373F" w:rsidRDefault="006F373F" w:rsidP="009E468A">
            <w:pPr>
              <w:ind w:firstLineChars="0" w:firstLine="0"/>
              <w:jc w:val="center"/>
            </w:pPr>
            <w:r w:rsidRPr="006F373F">
              <w:t>24.53</w:t>
            </w:r>
          </w:p>
        </w:tc>
        <w:tc>
          <w:tcPr>
            <w:tcW w:w="681" w:type="dxa"/>
          </w:tcPr>
          <w:p w14:paraId="1F6CA1D8" w14:textId="77777777" w:rsidR="006F373F" w:rsidRPr="006F373F" w:rsidRDefault="006F373F" w:rsidP="009E468A">
            <w:pPr>
              <w:ind w:firstLineChars="0" w:firstLine="0"/>
              <w:jc w:val="center"/>
            </w:pPr>
            <w:r w:rsidRPr="006F373F">
              <w:t>138.99</w:t>
            </w:r>
          </w:p>
        </w:tc>
        <w:tc>
          <w:tcPr>
            <w:tcW w:w="756" w:type="dxa"/>
          </w:tcPr>
          <w:p w14:paraId="25899611" w14:textId="77777777" w:rsidR="006F373F" w:rsidRPr="006F373F" w:rsidRDefault="006F373F" w:rsidP="009E468A">
            <w:pPr>
              <w:ind w:firstLineChars="0" w:firstLine="0"/>
              <w:jc w:val="center"/>
            </w:pPr>
            <w:r w:rsidRPr="006F373F">
              <w:t>0.464</w:t>
            </w:r>
          </w:p>
        </w:tc>
        <w:tc>
          <w:tcPr>
            <w:tcW w:w="910" w:type="dxa"/>
          </w:tcPr>
          <w:p w14:paraId="2A4EBF4D" w14:textId="77777777" w:rsidR="006F373F" w:rsidRPr="006F373F" w:rsidRDefault="006F373F" w:rsidP="009E468A">
            <w:pPr>
              <w:ind w:firstLineChars="0" w:firstLine="0"/>
              <w:jc w:val="center"/>
            </w:pPr>
            <w:r w:rsidRPr="006F373F">
              <w:t>9</w:t>
            </w:r>
          </w:p>
        </w:tc>
        <w:tc>
          <w:tcPr>
            <w:tcW w:w="1066" w:type="dxa"/>
          </w:tcPr>
          <w:p w14:paraId="2A0DBE7F" w14:textId="77777777" w:rsidR="006F373F" w:rsidRPr="006F373F" w:rsidRDefault="006F373F" w:rsidP="009E468A">
            <w:pPr>
              <w:ind w:firstLineChars="0" w:firstLine="0"/>
              <w:jc w:val="center"/>
            </w:pPr>
            <w:r w:rsidRPr="006F373F">
              <w:t>51.14</w:t>
            </w:r>
          </w:p>
        </w:tc>
        <w:tc>
          <w:tcPr>
            <w:tcW w:w="977" w:type="dxa"/>
          </w:tcPr>
          <w:p w14:paraId="6C51D996" w14:textId="77777777" w:rsidR="006F373F" w:rsidRPr="006F373F" w:rsidRDefault="006F373F" w:rsidP="009E468A">
            <w:pPr>
              <w:ind w:firstLineChars="0" w:firstLine="0"/>
              <w:jc w:val="center"/>
            </w:pPr>
            <w:r w:rsidRPr="006F373F">
              <w:t>49</w:t>
            </w:r>
          </w:p>
        </w:tc>
        <w:tc>
          <w:tcPr>
            <w:tcW w:w="950" w:type="dxa"/>
          </w:tcPr>
          <w:p w14:paraId="1B154C53" w14:textId="77777777" w:rsidR="006F373F" w:rsidRPr="006F373F" w:rsidRDefault="006F373F" w:rsidP="009E468A">
            <w:pPr>
              <w:ind w:firstLineChars="0" w:firstLine="0"/>
              <w:jc w:val="center"/>
            </w:pPr>
            <w:r w:rsidRPr="006F373F">
              <w:t>32.27</w:t>
            </w:r>
          </w:p>
        </w:tc>
        <w:tc>
          <w:tcPr>
            <w:tcW w:w="976" w:type="dxa"/>
          </w:tcPr>
          <w:p w14:paraId="1B1DD74F" w14:textId="77777777" w:rsidR="006F373F" w:rsidRDefault="006F373F" w:rsidP="007B366D">
            <w:pPr>
              <w:keepNext/>
              <w:ind w:firstLineChars="0" w:firstLine="0"/>
              <w:jc w:val="center"/>
            </w:pPr>
            <w:r w:rsidRPr="006F373F">
              <w:t>0</w:t>
            </w:r>
          </w:p>
        </w:tc>
      </w:tr>
    </w:tbl>
    <w:p w14:paraId="2CA3465C" w14:textId="09D3330F" w:rsidR="006F373F" w:rsidRPr="007B366D" w:rsidRDefault="007B366D" w:rsidP="007B366D">
      <w:pPr>
        <w:pStyle w:val="a5"/>
        <w:ind w:firstLine="420"/>
        <w:jc w:val="center"/>
        <w:rPr>
          <w:rFonts w:ascii="宋体" w:eastAsia="宋体" w:hAnsi="宋体"/>
          <w:sz w:val="21"/>
          <w:szCs w:val="21"/>
        </w:rPr>
      </w:pPr>
      <w:r w:rsidRPr="007B366D">
        <w:rPr>
          <w:rFonts w:ascii="宋体" w:eastAsia="宋体" w:hAnsi="宋体" w:hint="eastAsia"/>
          <w:sz w:val="21"/>
          <w:szCs w:val="21"/>
        </w:rPr>
        <w:t>表 3-3</w:t>
      </w:r>
      <w:r w:rsidRPr="007B366D">
        <w:rPr>
          <w:rFonts w:ascii="宋体" w:eastAsia="宋体" w:hAnsi="宋体"/>
          <w:sz w:val="21"/>
          <w:szCs w:val="21"/>
        </w:rPr>
        <w:t xml:space="preserve"> </w:t>
      </w:r>
      <w:r w:rsidRPr="007B366D">
        <w:rPr>
          <w:rFonts w:ascii="宋体" w:eastAsia="宋体" w:hAnsi="宋体" w:hint="eastAsia"/>
          <w:sz w:val="21"/>
          <w:szCs w:val="21"/>
        </w:rPr>
        <w:t>《阿凡达》视频帧特征值及舒适度</w:t>
      </w:r>
    </w:p>
    <w:p w14:paraId="3664B356" w14:textId="5040A8CF" w:rsidR="006F373F" w:rsidRDefault="006F373F" w:rsidP="006F373F">
      <w:pPr>
        <w:ind w:firstLine="480"/>
        <w:jc w:val="left"/>
      </w:pPr>
    </w:p>
    <w:p w14:paraId="5B98DA60" w14:textId="6093B2BD" w:rsidR="00E97CDB" w:rsidRDefault="00814F7D" w:rsidP="006F373F">
      <w:pPr>
        <w:ind w:firstLine="480"/>
        <w:jc w:val="left"/>
        <w:rPr>
          <w:ins w:id="378" w:author="王 家才" w:date="2019-06-07T12:48:00Z"/>
        </w:rPr>
      </w:pPr>
      <w:r w:rsidRPr="00814F7D">
        <w:rPr>
          <w:rFonts w:hint="eastAsia"/>
        </w:rPr>
        <w:t>按照前述公式和算法流程完成程序并应用于实际立体视频序列后，程序在所给样本上均能给出与预期大致接近的舒适度估计值，对视频样本的舒适度评分能较为准确的粗略区分出好坏。但后续应通过较为完善的舒适度主观评价实验来进一步验证并改进该模型的准确性。</w:t>
      </w:r>
    </w:p>
    <w:p w14:paraId="1D3CDC0C" w14:textId="77777777" w:rsidR="00E97CDB" w:rsidRDefault="00E97CDB">
      <w:pPr>
        <w:widowControl/>
        <w:adjustRightInd/>
        <w:snapToGrid/>
        <w:spacing w:line="240" w:lineRule="auto"/>
        <w:ind w:firstLineChars="0" w:firstLine="0"/>
        <w:jc w:val="left"/>
        <w:rPr>
          <w:ins w:id="379" w:author="王 家才" w:date="2019-06-07T12:48:00Z"/>
        </w:rPr>
      </w:pPr>
      <w:ins w:id="380" w:author="王 家才" w:date="2019-06-07T12:48:00Z">
        <w:r>
          <w:br w:type="page"/>
        </w:r>
      </w:ins>
    </w:p>
    <w:p w14:paraId="4A6D5CF3" w14:textId="42D2749A" w:rsidR="006F373F" w:rsidDel="00E97CDB" w:rsidRDefault="006F373F" w:rsidP="006F373F">
      <w:pPr>
        <w:ind w:firstLine="480"/>
        <w:jc w:val="left"/>
        <w:rPr>
          <w:del w:id="381" w:author="王 家才" w:date="2019-06-07T12:48:00Z"/>
        </w:rPr>
      </w:pPr>
      <w:bookmarkStart w:id="382" w:name="_Toc10898680"/>
      <w:bookmarkEnd w:id="382"/>
    </w:p>
    <w:p w14:paraId="0285B8BF" w14:textId="7657B77A" w:rsidR="003406D6" w:rsidRDefault="003406D6" w:rsidP="003406D6">
      <w:pPr>
        <w:pStyle w:val="2"/>
        <w:numPr>
          <w:ilvl w:val="1"/>
          <w:numId w:val="5"/>
        </w:numPr>
        <w:ind w:firstLineChars="0"/>
      </w:pPr>
      <w:bookmarkStart w:id="383" w:name="_Toc10898681"/>
      <w:r w:rsidRPr="003406D6">
        <w:rPr>
          <w:rFonts w:hint="eastAsia"/>
        </w:rPr>
        <w:t>针对视差的舒适度提升尝试</w:t>
      </w:r>
      <w:bookmarkEnd w:id="383"/>
    </w:p>
    <w:p w14:paraId="1E26BD88" w14:textId="2B07F938" w:rsidR="003406D6" w:rsidRDefault="003406D6" w:rsidP="003406D6">
      <w:pPr>
        <w:ind w:firstLine="480"/>
      </w:pPr>
      <w:r w:rsidRPr="003406D6">
        <w:rPr>
          <w:rFonts w:hint="eastAsia"/>
        </w:rPr>
        <w:t>立体视频的客观舒适度评价的最终目的是提高其观看舒适度，减少甚至消除视频观看过程中引起视觉不适的因素。但在忠于视频原始内容的前提下，通过减少视频的运动矢量来规避运动导致的不适是不合理的。若原视频本身包含较大的画面运动，后期处理就不应该对其进行慢放、裁切等操作来尝试规避运动所导致的舒适度降低。本文只考虑视差和运动矢量对立体视频舒适度的影响，因而对舒适度的提升尝试是通过视差优化来完成的。</w:t>
      </w:r>
    </w:p>
    <w:p w14:paraId="6BF0A5EB" w14:textId="47CEDBE8" w:rsidR="003406D6" w:rsidDel="00D00B3D" w:rsidRDefault="003406D6" w:rsidP="003406D6">
      <w:pPr>
        <w:ind w:firstLine="480"/>
        <w:rPr>
          <w:del w:id="384" w:author="王 家才" w:date="2019-06-07T12:48:00Z"/>
        </w:rPr>
      </w:pPr>
      <w:r w:rsidRPr="003406D6">
        <w:rPr>
          <w:rFonts w:hint="eastAsia"/>
        </w:rPr>
        <w:t>在视差的各种特征中，负视差是对舒适度影响最为明显的一个特征。按照</w:t>
      </w:r>
      <w:r w:rsidRPr="003406D6">
        <w:rPr>
          <w:rFonts w:hint="eastAsia"/>
        </w:rPr>
        <w:t>Shibata Takashi</w:t>
      </w:r>
      <w:r w:rsidRPr="003406D6">
        <w:rPr>
          <w:rFonts w:hint="eastAsia"/>
        </w:rPr>
        <w:t>的研究结果</w:t>
      </w:r>
      <w:r>
        <w:rPr>
          <w:rFonts w:hint="eastAsia"/>
          <w:vertAlign w:val="superscript"/>
        </w:rPr>
        <w:t>[</w:t>
      </w:r>
      <w:r>
        <w:rPr>
          <w:vertAlign w:val="superscript"/>
        </w:rPr>
        <w:t>1</w:t>
      </w:r>
      <w:r w:rsidR="008B25F6">
        <w:rPr>
          <w:rFonts w:hint="eastAsia"/>
          <w:vertAlign w:val="superscript"/>
        </w:rPr>
        <w:t>1</w:t>
      </w:r>
      <w:r>
        <w:rPr>
          <w:vertAlign w:val="superscript"/>
        </w:rPr>
        <w:t>]</w:t>
      </w:r>
      <w:r w:rsidRPr="003406D6">
        <w:rPr>
          <w:rFonts w:hint="eastAsia"/>
        </w:rPr>
        <w:t>，各观看距离下的</w:t>
      </w:r>
      <w:r w:rsidRPr="003406D6">
        <w:rPr>
          <w:rFonts w:hint="eastAsia"/>
        </w:rPr>
        <w:t>Shibata</w:t>
      </w:r>
      <w:r w:rsidRPr="003406D6">
        <w:rPr>
          <w:rFonts w:hint="eastAsia"/>
        </w:rPr>
        <w:t>舒适区范围如下图</w:t>
      </w:r>
      <w:r w:rsidR="007A4FAF">
        <w:t>3-6</w:t>
      </w:r>
      <w:r w:rsidRPr="003406D6">
        <w:rPr>
          <w:rFonts w:hint="eastAsia"/>
        </w:rPr>
        <w:t>。图中可以明显的看出，在影院、电视等场景下的观影距离上，其对应的舒适区范围只存在最小值，也即较大负视差会导致不适，而在辐辏可调节的范围内，正视差无论多大都不会落在舒适区之外。在观看距离较近的情况下，舒适区的正视差范围相比负视差也要更大。针对</w:t>
      </w:r>
      <w:r w:rsidRPr="003406D6">
        <w:rPr>
          <w:rFonts w:hint="eastAsia"/>
        </w:rPr>
        <w:t>Shibata</w:t>
      </w:r>
      <w:r w:rsidRPr="003406D6">
        <w:rPr>
          <w:rFonts w:hint="eastAsia"/>
        </w:rPr>
        <w:t>舒适区的这一特征，在对立体视频帧进行调节时便可针对负视差画面增大其水平视差，使之较多的落在舒适区。</w:t>
      </w:r>
    </w:p>
    <w:p w14:paraId="5B043E04" w14:textId="6DC37145" w:rsidR="001A5CE7" w:rsidRDefault="001A5CE7" w:rsidP="00935F8D">
      <w:pPr>
        <w:ind w:firstLine="480"/>
      </w:pPr>
    </w:p>
    <w:p w14:paraId="5440596B" w14:textId="7DDD66D0" w:rsidR="001A5CE7" w:rsidRDefault="004F022D" w:rsidP="003406D6">
      <w:pPr>
        <w:ind w:firstLine="480"/>
      </w:pPr>
      <w:r>
        <w:rPr>
          <w:noProof/>
        </w:rPr>
        <mc:AlternateContent>
          <mc:Choice Requires="wps">
            <w:drawing>
              <wp:anchor distT="0" distB="0" distL="114300" distR="114300" simplePos="0" relativeHeight="251793408" behindDoc="0" locked="0" layoutInCell="1" allowOverlap="1" wp14:anchorId="22A4A9D0" wp14:editId="5EDF0B9A">
                <wp:simplePos x="0" y="0"/>
                <wp:positionH relativeFrom="column">
                  <wp:posOffset>449580</wp:posOffset>
                </wp:positionH>
                <wp:positionV relativeFrom="page">
                  <wp:posOffset>8686800</wp:posOffset>
                </wp:positionV>
                <wp:extent cx="4154170" cy="215900"/>
                <wp:effectExtent l="0" t="0" r="0" b="0"/>
                <wp:wrapTopAndBottom/>
                <wp:docPr id="404" name="文本框 404"/>
                <wp:cNvGraphicFramePr/>
                <a:graphic xmlns:a="http://schemas.openxmlformats.org/drawingml/2006/main">
                  <a:graphicData uri="http://schemas.microsoft.com/office/word/2010/wordprocessingShape">
                    <wps:wsp>
                      <wps:cNvSpPr txBox="1"/>
                      <wps:spPr>
                        <a:xfrm>
                          <a:off x="0" y="0"/>
                          <a:ext cx="4154170" cy="215900"/>
                        </a:xfrm>
                        <a:prstGeom prst="rect">
                          <a:avLst/>
                        </a:prstGeom>
                        <a:solidFill>
                          <a:prstClr val="white"/>
                        </a:solidFill>
                        <a:ln>
                          <a:noFill/>
                        </a:ln>
                      </wps:spPr>
                      <wps:txbx>
                        <w:txbxContent>
                          <w:p w14:paraId="2E7989EF" w14:textId="438C954D" w:rsidR="00883512" w:rsidRPr="001A5CE7" w:rsidRDefault="00883512"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4A9D0" id="文本框 404" o:spid="_x0000_s1111" type="#_x0000_t202" style="position:absolute;left:0;text-align:left;margin-left:35.4pt;margin-top:684pt;width:327.1pt;height:17pt;z-index:251793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" stroked="f">
                <v:textbox style="mso-fit-shape-to-text:t" inset="0,0,0,0">
                  <w:txbxContent>
                    <w:p w14:paraId="2E7989EF" w14:textId="438C954D" w:rsidR="00883512" w:rsidRPr="001A5CE7" w:rsidRDefault="00883512"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v:textbox>
                <w10:wrap type="topAndBottom" anchory="page"/>
              </v:shape>
            </w:pict>
          </mc:Fallback>
        </mc:AlternateContent>
      </w:r>
      <w:r w:rsidR="00935F8D">
        <w:rPr>
          <w:rFonts w:hint="eastAsia"/>
          <w:noProof/>
        </w:rPr>
        <w:drawing>
          <wp:anchor distT="0" distB="0" distL="114300" distR="114300" simplePos="0" relativeHeight="251787264" behindDoc="0" locked="0" layoutInCell="1" allowOverlap="1" wp14:anchorId="68A8E0A4" wp14:editId="6E1AE3E2">
            <wp:simplePos x="0" y="0"/>
            <wp:positionH relativeFrom="margin">
              <wp:posOffset>480060</wp:posOffset>
            </wp:positionH>
            <wp:positionV relativeFrom="page">
              <wp:posOffset>4838700</wp:posOffset>
            </wp:positionV>
            <wp:extent cx="4154170" cy="3910330"/>
            <wp:effectExtent l="0" t="0" r="0" b="0"/>
            <wp:wrapTopAndBottom/>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zoc.png"/>
                    <pic:cNvPicPr/>
                  </pic:nvPicPr>
                  <pic:blipFill>
                    <a:blip r:embed="rId29">
                      <a:extLst>
                        <a:ext uri="{28A0092B-C50C-407E-A947-70E740481C1C}">
                          <a14:useLocalDpi xmlns:a14="http://schemas.microsoft.com/office/drawing/2010/main" val="0"/>
                        </a:ext>
                      </a:extLst>
                    </a:blip>
                    <a:stretch>
                      <a:fillRect/>
                    </a:stretch>
                  </pic:blipFill>
                  <pic:spPr>
                    <a:xfrm>
                      <a:off x="0" y="0"/>
                      <a:ext cx="4154170" cy="3910330"/>
                    </a:xfrm>
                    <a:prstGeom prst="rect">
                      <a:avLst/>
                    </a:prstGeom>
                  </pic:spPr>
                </pic:pic>
              </a:graphicData>
            </a:graphic>
            <wp14:sizeRelH relativeFrom="margin">
              <wp14:pctWidth>0</wp14:pctWidth>
            </wp14:sizeRelH>
            <wp14:sizeRelV relativeFrom="margin">
              <wp14:pctHeight>0</wp14:pctHeight>
            </wp14:sizeRelV>
          </wp:anchor>
        </w:drawing>
      </w:r>
    </w:p>
    <w:p w14:paraId="69872847" w14:textId="77777777" w:rsidR="004F022D" w:rsidRDefault="004F022D" w:rsidP="003406D6">
      <w:pPr>
        <w:ind w:firstLine="480"/>
        <w:rPr>
          <w:ins w:id="385" w:author="王 家才" w:date="2019-06-07T12:49:00Z"/>
        </w:rPr>
      </w:pPr>
    </w:p>
    <w:p w14:paraId="4E7F736C" w14:textId="31BE386B" w:rsidR="001A5CE7" w:rsidRDefault="001A5CE7" w:rsidP="003406D6">
      <w:pPr>
        <w:ind w:firstLine="480"/>
      </w:pPr>
      <w:r w:rsidRPr="001A5CE7">
        <w:rPr>
          <w:rFonts w:hint="eastAsia"/>
        </w:rPr>
        <w:t>在舒适度提升算法的设计上，对水平视差的调节可通过平移左右画面来完成。实际测试后，认为在</w:t>
      </w:r>
      <w:r w:rsidRPr="001A5CE7">
        <w:rPr>
          <w:rFonts w:hint="eastAsia"/>
        </w:rPr>
        <w:t>1920x1080</w:t>
      </w:r>
      <w:r w:rsidRPr="001A5CE7">
        <w:rPr>
          <w:rFonts w:hint="eastAsia"/>
        </w:rPr>
        <w:t>分辨率的视频样本上，将负视差帧的右画面整体</w:t>
      </w:r>
      <w:r w:rsidRPr="001A5CE7">
        <w:rPr>
          <w:rFonts w:hint="eastAsia"/>
        </w:rPr>
        <w:lastRenderedPageBreak/>
        <w:t>向右移动</w:t>
      </w:r>
      <w:r w:rsidRPr="001A5CE7">
        <w:rPr>
          <w:rFonts w:hint="eastAsia"/>
        </w:rPr>
        <w:t>20</w:t>
      </w:r>
      <w:r w:rsidRPr="001A5CE7">
        <w:rPr>
          <w:rFonts w:hint="eastAsia"/>
        </w:rPr>
        <w:t>个像素点可以获得较好的舒适度提升。在负视差导致舒适度降低的画面中，经过这种视差调整后的画面大多可获得</w:t>
      </w:r>
      <w:r w:rsidRPr="001A5CE7">
        <w:rPr>
          <w:rFonts w:hint="eastAsia"/>
        </w:rPr>
        <w:t>1%</w:t>
      </w:r>
      <w:r w:rsidRPr="001A5CE7">
        <w:rPr>
          <w:rFonts w:hint="eastAsia"/>
        </w:rPr>
        <w:t>到</w:t>
      </w:r>
      <w:r w:rsidRPr="001A5CE7">
        <w:rPr>
          <w:rFonts w:hint="eastAsia"/>
        </w:rPr>
        <w:t>10%</w:t>
      </w:r>
      <w:r w:rsidRPr="001A5CE7">
        <w:rPr>
          <w:rFonts w:hint="eastAsia"/>
        </w:rPr>
        <w:t>的整体舒适度提升。在所采用的立体视频样本序列《阿凡达》中，程序从时长为</w:t>
      </w:r>
      <w:r w:rsidRPr="001A5CE7">
        <w:rPr>
          <w:rFonts w:hint="eastAsia"/>
        </w:rPr>
        <w:t>110</w:t>
      </w:r>
      <w:r w:rsidRPr="001A5CE7">
        <w:rPr>
          <w:rFonts w:hint="eastAsia"/>
        </w:rPr>
        <w:t>秒的视频序列中共取样</w:t>
      </w:r>
      <w:r w:rsidRPr="001A5CE7">
        <w:rPr>
          <w:rFonts w:hint="eastAsia"/>
        </w:rPr>
        <w:t>530</w:t>
      </w:r>
      <w:r w:rsidRPr="001A5CE7">
        <w:rPr>
          <w:rFonts w:hint="eastAsia"/>
        </w:rPr>
        <w:t>帧，其中</w:t>
      </w:r>
      <w:r w:rsidRPr="001A5CE7">
        <w:rPr>
          <w:rFonts w:hint="eastAsia"/>
        </w:rPr>
        <w:t>191</w:t>
      </w:r>
      <w:r w:rsidRPr="001A5CE7">
        <w:rPr>
          <w:rFonts w:hint="eastAsia"/>
        </w:rPr>
        <w:t>帧因存在负视差而导致舒适度降低。经过视差调节后，在负视差较大的画面中，舒适度最大可提高</w:t>
      </w:r>
      <w:r w:rsidRPr="001A5CE7">
        <w:rPr>
          <w:rFonts w:hint="eastAsia"/>
        </w:rPr>
        <w:t>7.5%</w:t>
      </w:r>
      <w:r w:rsidRPr="001A5CE7">
        <w:rPr>
          <w:rFonts w:hint="eastAsia"/>
        </w:rPr>
        <w:t>，平均每帧的舒适度可以有</w:t>
      </w:r>
      <w:r w:rsidRPr="001A5CE7">
        <w:rPr>
          <w:rFonts w:hint="eastAsia"/>
        </w:rPr>
        <w:t>5.2%</w:t>
      </w:r>
      <w:r w:rsidRPr="001A5CE7">
        <w:rPr>
          <w:rFonts w:hint="eastAsia"/>
        </w:rPr>
        <w:t>的提高。从数据上看，通过视差调整可以使存在负视差的视频帧获得较为明显的舒适度提升。</w:t>
      </w:r>
    </w:p>
    <w:p w14:paraId="7EEE2781" w14:textId="545CEB36" w:rsidR="008D3331" w:rsidRDefault="008D3331">
      <w:pPr>
        <w:widowControl/>
        <w:adjustRightInd/>
        <w:snapToGrid/>
        <w:spacing w:line="240" w:lineRule="auto"/>
        <w:ind w:firstLineChars="0" w:firstLine="0"/>
        <w:jc w:val="left"/>
      </w:pPr>
      <w:r>
        <w:br w:type="page"/>
      </w:r>
    </w:p>
    <w:p w14:paraId="5733DDEC" w14:textId="4023C77F" w:rsidR="001A5CE7" w:rsidRDefault="001A5CE7" w:rsidP="00DF5BB6">
      <w:pPr>
        <w:pStyle w:val="1"/>
        <w:numPr>
          <w:ilvl w:val="0"/>
          <w:numId w:val="12"/>
        </w:numPr>
      </w:pPr>
      <w:bookmarkStart w:id="386" w:name="_Toc10898682"/>
      <w:commentRangeStart w:id="387"/>
      <w:commentRangeStart w:id="388"/>
      <w:r w:rsidRPr="001A5CE7">
        <w:rPr>
          <w:rFonts w:hint="eastAsia"/>
        </w:rPr>
        <w:lastRenderedPageBreak/>
        <w:t>舒适度</w:t>
      </w:r>
      <w:ins w:id="389" w:author="王 家才" w:date="2019-06-07T12:54:00Z">
        <w:r w:rsidR="008D319B">
          <w:rPr>
            <w:rFonts w:hint="eastAsia"/>
          </w:rPr>
          <w:t>评价模型的验证</w:t>
        </w:r>
      </w:ins>
      <w:del w:id="390" w:author="王 家才" w:date="2019-06-07T12:54:00Z">
        <w:r w:rsidRPr="001A5CE7" w:rsidDel="008D319B">
          <w:rPr>
            <w:rFonts w:hint="eastAsia"/>
          </w:rPr>
          <w:delText>主观评</w:delText>
        </w:r>
      </w:del>
      <w:del w:id="391" w:author="王 家才" w:date="2019-06-07T12:53:00Z">
        <w:r w:rsidRPr="001A5CE7" w:rsidDel="008D319B">
          <w:rPr>
            <w:rFonts w:hint="eastAsia"/>
          </w:rPr>
          <w:delText>价实验</w:delText>
        </w:r>
      </w:del>
      <w:commentRangeEnd w:id="387"/>
      <w:r w:rsidR="00FD14A0">
        <w:rPr>
          <w:rStyle w:val="af"/>
          <w:b w:val="0"/>
          <w:bCs w:val="0"/>
          <w:kern w:val="2"/>
        </w:rPr>
        <w:commentReference w:id="387"/>
      </w:r>
      <w:commentRangeEnd w:id="388"/>
      <w:r w:rsidR="008D319B">
        <w:rPr>
          <w:rStyle w:val="af"/>
          <w:b w:val="0"/>
          <w:bCs w:val="0"/>
          <w:kern w:val="2"/>
        </w:rPr>
        <w:commentReference w:id="388"/>
      </w:r>
      <w:bookmarkEnd w:id="386"/>
    </w:p>
    <w:p w14:paraId="030B7A1F" w14:textId="1470D6F3" w:rsidR="001A5CE7" w:rsidRDefault="001A5CE7" w:rsidP="001A5CE7">
      <w:pPr>
        <w:pStyle w:val="2"/>
        <w:numPr>
          <w:ilvl w:val="1"/>
          <w:numId w:val="15"/>
        </w:numPr>
        <w:ind w:firstLineChars="0"/>
      </w:pPr>
      <w:bookmarkStart w:id="392" w:name="_Toc10898683"/>
      <w:r w:rsidRPr="001A5CE7">
        <w:rPr>
          <w:rFonts w:hint="eastAsia"/>
        </w:rPr>
        <w:t>实验器材和受试者</w:t>
      </w:r>
      <w:bookmarkEnd w:id="392"/>
    </w:p>
    <w:p w14:paraId="47F2DBAE" w14:textId="2191AA8A" w:rsidR="001A5CE7" w:rsidRPr="001A5CE7" w:rsidRDefault="001A5CE7" w:rsidP="001A5CE7">
      <w:pPr>
        <w:ind w:firstLine="480"/>
      </w:pPr>
      <w:r w:rsidRPr="001A5CE7">
        <w:rPr>
          <w:rFonts w:hint="eastAsia"/>
        </w:rPr>
        <w:t>目前大多数关于立体视频的舒适度评价研究都依赖于主观评价测试。由于舒适度研究的直接目的就是建立舒适度评价模型并使模型的评估结果符合人的主观感受，因而主观评价测试对于验证模型和算法的准确性是必不可少的，也是相对最可行的验证方案。本文所提出的</w:t>
      </w:r>
      <w:ins w:id="393" w:author="王 家才" w:date="2019-06-08T15:56:00Z">
        <w:r w:rsidR="005E7DBF">
          <w:rPr>
            <w:rFonts w:hint="eastAsia"/>
          </w:rPr>
          <w:t>模型</w:t>
        </w:r>
      </w:ins>
      <w:del w:id="394" w:author="王 家才" w:date="2019-06-08T15:56:00Z">
        <w:r w:rsidRPr="001A5CE7" w:rsidDel="005E7DBF">
          <w:rPr>
            <w:rFonts w:hint="eastAsia"/>
          </w:rPr>
          <w:delText>算法</w:delText>
        </w:r>
      </w:del>
      <w:r w:rsidRPr="001A5CE7">
        <w:rPr>
          <w:rFonts w:hint="eastAsia"/>
        </w:rPr>
        <w:t>同样采样主观评价试验来进行验证。</w:t>
      </w:r>
    </w:p>
    <w:p w14:paraId="66F6E232" w14:textId="52304850" w:rsidR="001A5CE7" w:rsidRDefault="001A5CE7" w:rsidP="001A5CE7">
      <w:pPr>
        <w:pStyle w:val="3"/>
        <w:numPr>
          <w:ilvl w:val="0"/>
          <w:numId w:val="16"/>
        </w:numPr>
        <w:ind w:firstLineChars="0"/>
      </w:pPr>
      <w:bookmarkStart w:id="395" w:name="_Toc10898684"/>
      <w:r w:rsidRPr="001A5CE7">
        <w:rPr>
          <w:rFonts w:hint="eastAsia"/>
        </w:rPr>
        <w:t>立体眼镜选择</w:t>
      </w:r>
      <w:bookmarkEnd w:id="395"/>
    </w:p>
    <w:p w14:paraId="21530905" w14:textId="5371A953" w:rsidR="001A5CE7" w:rsidRDefault="001A5CE7" w:rsidP="001A5CE7">
      <w:pPr>
        <w:ind w:firstLine="480"/>
      </w:pPr>
      <w:r w:rsidRPr="001A5CE7">
        <w:rPr>
          <w:rFonts w:hint="eastAsia"/>
        </w:rPr>
        <w:t>市面上常见的立体眼镜主要有红蓝色差眼镜、偏振式眼镜和主动快门式眼镜，后两者效果相对较好，但对显示器的要求较高。考虑到实验成本，本文主观评价实验所采用的是</w:t>
      </w:r>
      <w:commentRangeStart w:id="396"/>
      <w:commentRangeStart w:id="397"/>
      <w:r w:rsidRPr="001A5CE7">
        <w:rPr>
          <w:rFonts w:hint="eastAsia"/>
        </w:rPr>
        <w:t>谷歌推出的</w:t>
      </w:r>
      <w:r w:rsidRPr="001A5CE7">
        <w:rPr>
          <w:rFonts w:hint="eastAsia"/>
        </w:rPr>
        <w:t>Cardboard VR</w:t>
      </w:r>
      <w:r w:rsidRPr="001A5CE7">
        <w:rPr>
          <w:rFonts w:hint="eastAsia"/>
        </w:rPr>
        <w:t>眼镜盒</w:t>
      </w:r>
      <w:commentRangeEnd w:id="396"/>
      <w:r w:rsidR="007452A2">
        <w:rPr>
          <w:rStyle w:val="af"/>
        </w:rPr>
        <w:commentReference w:id="396"/>
      </w:r>
      <w:commentRangeEnd w:id="397"/>
      <w:r w:rsidR="001C6452">
        <w:rPr>
          <w:rStyle w:val="af"/>
        </w:rPr>
        <w:commentReference w:id="397"/>
      </w:r>
      <w:r w:rsidRPr="001A5CE7">
        <w:rPr>
          <w:rFonts w:hint="eastAsia"/>
        </w:rPr>
        <w:t>，</w:t>
      </w:r>
      <w:ins w:id="398" w:author="王 家才" w:date="2019-06-07T14:06:00Z">
        <w:r w:rsidR="00772467">
          <w:rPr>
            <w:rFonts w:hint="eastAsia"/>
          </w:rPr>
          <w:t>其</w:t>
        </w:r>
      </w:ins>
      <w:ins w:id="399" w:author="王 家才" w:date="2019-06-07T13:46:00Z">
        <w:r w:rsidR="00464675">
          <w:rPr>
            <w:rFonts w:hint="eastAsia"/>
          </w:rPr>
          <w:t>透镜焦距</w:t>
        </w:r>
        <w:r w:rsidR="00464675">
          <w:rPr>
            <w:rFonts w:hint="eastAsia"/>
          </w:rPr>
          <w:t>45mm</w:t>
        </w:r>
        <w:r w:rsidR="00464675">
          <w:rPr>
            <w:rFonts w:hint="eastAsia"/>
          </w:rPr>
          <w:t>，显示屏到透镜距离</w:t>
        </w:r>
        <w:r w:rsidR="00464675">
          <w:rPr>
            <w:rFonts w:hint="eastAsia"/>
          </w:rPr>
          <w:t>35mm</w:t>
        </w:r>
      </w:ins>
      <w:ins w:id="400" w:author="王 家才" w:date="2019-06-07T13:47:00Z">
        <w:r w:rsidR="00464675">
          <w:rPr>
            <w:rFonts w:hint="eastAsia"/>
          </w:rPr>
          <w:t>，通过透镜</w:t>
        </w:r>
      </w:ins>
      <w:ins w:id="401" w:author="王 家才" w:date="2019-06-07T13:48:00Z">
        <w:r w:rsidR="00464675">
          <w:rPr>
            <w:rFonts w:hint="eastAsia"/>
          </w:rPr>
          <w:t>所</w:t>
        </w:r>
      </w:ins>
      <w:ins w:id="402" w:author="王 家才" w:date="2019-06-07T13:47:00Z">
        <w:r w:rsidR="00464675">
          <w:rPr>
            <w:rFonts w:hint="eastAsia"/>
          </w:rPr>
          <w:t>看到屏幕</w:t>
        </w:r>
      </w:ins>
      <w:ins w:id="403" w:author="王 家才" w:date="2019-06-07T13:48:00Z">
        <w:r w:rsidR="00464675">
          <w:rPr>
            <w:rFonts w:hint="eastAsia"/>
          </w:rPr>
          <w:t>的裸眼</w:t>
        </w:r>
      </w:ins>
      <w:ins w:id="404" w:author="王 家才" w:date="2019-06-07T13:47:00Z">
        <w:r w:rsidR="00464675">
          <w:rPr>
            <w:rFonts w:hint="eastAsia"/>
          </w:rPr>
          <w:t>等效距离为</w:t>
        </w:r>
      </w:ins>
      <w:ins w:id="405" w:author="王 家才" w:date="2019-06-07T13:48:00Z">
        <w:r w:rsidR="00464675">
          <w:rPr>
            <w:rFonts w:hint="eastAsia"/>
          </w:rPr>
          <w:t>1/</w:t>
        </w:r>
        <w:r w:rsidR="00464675">
          <w:t>(1/</w:t>
        </w:r>
      </w:ins>
      <w:ins w:id="406" w:author="王 家才" w:date="2019-06-07T14:01:00Z">
        <w:r w:rsidR="00772467">
          <w:t>3</w:t>
        </w:r>
      </w:ins>
      <w:ins w:id="407" w:author="王 家才" w:date="2019-06-07T13:48:00Z">
        <w:r w:rsidR="00464675">
          <w:t>5-1/</w:t>
        </w:r>
      </w:ins>
      <w:ins w:id="408" w:author="王 家才" w:date="2019-06-07T14:01:00Z">
        <w:r w:rsidR="00772467">
          <w:t>4</w:t>
        </w:r>
      </w:ins>
      <w:ins w:id="409" w:author="王 家才" w:date="2019-06-07T13:48:00Z">
        <w:r w:rsidR="00464675">
          <w:t>5)</w:t>
        </w:r>
      </w:ins>
      <w:ins w:id="410" w:author="王 家才" w:date="2019-06-07T14:01:00Z">
        <w:r w:rsidR="00772467">
          <w:t>=157.5m</w:t>
        </w:r>
        <w:r w:rsidR="00772467">
          <w:rPr>
            <w:rFonts w:hint="eastAsia"/>
          </w:rPr>
          <w:t>m</w:t>
        </w:r>
      </w:ins>
      <w:ins w:id="411" w:author="王 家才" w:date="2019-06-07T14:07:00Z">
        <w:r w:rsidR="00772467">
          <w:rPr>
            <w:rFonts w:hint="eastAsia"/>
          </w:rPr>
          <w:t>。</w:t>
        </w:r>
      </w:ins>
      <w:r w:rsidRPr="001A5CE7">
        <w:rPr>
          <w:rFonts w:hint="eastAsia"/>
        </w:rPr>
        <w:t>它在成像效果上虽不及影院级的效果，但其不会对观影者的舒适度产生</w:t>
      </w:r>
      <w:ins w:id="412" w:author="王 家才" w:date="2019-06-07T14:07:00Z">
        <w:r w:rsidR="00772467">
          <w:rPr>
            <w:rFonts w:hint="eastAsia"/>
          </w:rPr>
          <w:t>过</w:t>
        </w:r>
      </w:ins>
      <w:del w:id="413" w:author="王 家才" w:date="2019-06-07T14:07:00Z">
        <w:r w:rsidRPr="001A5CE7" w:rsidDel="00772467">
          <w:rPr>
            <w:rFonts w:hint="eastAsia"/>
          </w:rPr>
          <w:delText>较</w:delText>
        </w:r>
      </w:del>
      <w:r w:rsidRPr="001A5CE7">
        <w:rPr>
          <w:rFonts w:hint="eastAsia"/>
        </w:rPr>
        <w:t>大影响，</w:t>
      </w:r>
      <w:ins w:id="414" w:author="王 家才" w:date="2019-06-07T14:07:00Z">
        <w:r w:rsidR="00772467">
          <w:rPr>
            <w:rFonts w:hint="eastAsia"/>
          </w:rPr>
          <w:t>基本</w:t>
        </w:r>
      </w:ins>
      <w:r w:rsidRPr="001A5CE7">
        <w:rPr>
          <w:rFonts w:hint="eastAsia"/>
        </w:rPr>
        <w:t>满足实验要求。</w:t>
      </w:r>
      <w:r w:rsidRPr="001A5CE7">
        <w:rPr>
          <w:rFonts w:hint="eastAsia"/>
        </w:rPr>
        <w:t>Cardboard VR</w:t>
      </w:r>
      <w:r w:rsidRPr="001A5CE7">
        <w:rPr>
          <w:rFonts w:hint="eastAsia"/>
        </w:rPr>
        <w:t>眼镜盒依赖于手机或其他设备的显示屏。在实验中，所用显示设备分辨率为</w:t>
      </w:r>
      <w:r w:rsidRPr="001A5CE7">
        <w:rPr>
          <w:rFonts w:hint="eastAsia"/>
        </w:rPr>
        <w:t>2160x1080</w:t>
      </w:r>
      <w:ins w:id="415" w:author="王 家才" w:date="2019-06-07T14:08:00Z">
        <w:r w:rsidR="00772467">
          <w:rPr>
            <w:rFonts w:hint="eastAsia"/>
          </w:rPr>
          <w:t>，像素密度为</w:t>
        </w:r>
        <w:r w:rsidR="00772467">
          <w:rPr>
            <w:rFonts w:hint="eastAsia"/>
          </w:rPr>
          <w:t>403</w:t>
        </w:r>
      </w:ins>
      <w:ins w:id="416" w:author="王 家才" w:date="2019-06-07T14:09:00Z">
        <w:r w:rsidR="00772467">
          <w:rPr>
            <w:rFonts w:hint="eastAsia"/>
          </w:rPr>
          <w:t>像素每英寸</w:t>
        </w:r>
      </w:ins>
      <w:r w:rsidRPr="001A5CE7">
        <w:rPr>
          <w:rFonts w:hint="eastAsia"/>
        </w:rPr>
        <w:t>。在播放立体视频时，有效显示区域分辨率为</w:t>
      </w:r>
      <w:r w:rsidRPr="001A5CE7">
        <w:rPr>
          <w:rFonts w:hint="eastAsia"/>
        </w:rPr>
        <w:t>1920x1080</w:t>
      </w:r>
      <w:r w:rsidRPr="001A5CE7">
        <w:rPr>
          <w:rFonts w:hint="eastAsia"/>
        </w:rPr>
        <w:t>，左右眼视野均为横向</w:t>
      </w:r>
      <w:r w:rsidRPr="001A5CE7">
        <w:rPr>
          <w:rFonts w:hint="eastAsia"/>
        </w:rPr>
        <w:t>960</w:t>
      </w:r>
      <w:r w:rsidRPr="001A5CE7">
        <w:rPr>
          <w:rFonts w:hint="eastAsia"/>
        </w:rPr>
        <w:t>像素点，纵向</w:t>
      </w:r>
      <w:r w:rsidRPr="001A5CE7">
        <w:rPr>
          <w:rFonts w:hint="eastAsia"/>
        </w:rPr>
        <w:t>1080</w:t>
      </w:r>
      <w:r w:rsidRPr="001A5CE7">
        <w:rPr>
          <w:rFonts w:hint="eastAsia"/>
        </w:rPr>
        <w:t>个像素点。</w:t>
      </w:r>
      <w:ins w:id="417" w:author="王 家才" w:date="2019-06-08T16:33:00Z">
        <w:r w:rsidR="00D27191">
          <w:rPr>
            <w:rFonts w:hint="eastAsia"/>
          </w:rPr>
          <w:t>由于</w:t>
        </w:r>
      </w:ins>
      <w:ins w:id="418" w:author="王 家才" w:date="2019-06-08T16:35:00Z">
        <w:r w:rsidR="00D27191">
          <w:rPr>
            <w:rFonts w:hint="eastAsia"/>
          </w:rPr>
          <w:t>手持设备</w:t>
        </w:r>
      </w:ins>
      <w:ins w:id="419" w:author="王 家才" w:date="2019-06-08T16:33:00Z">
        <w:r w:rsidR="00D27191">
          <w:rPr>
            <w:rFonts w:hint="eastAsia"/>
          </w:rPr>
          <w:t>相比影院等环境下的像素密度更高、像素点大小也更精细，</w:t>
        </w:r>
      </w:ins>
      <w:ins w:id="420" w:author="王 家才" w:date="2019-06-08T16:40:00Z">
        <w:r w:rsidR="0085249A">
          <w:rPr>
            <w:rFonts w:hint="eastAsia"/>
          </w:rPr>
          <w:t>可以粗略认为</w:t>
        </w:r>
      </w:ins>
      <w:ins w:id="421" w:author="王 家才" w:date="2019-06-08T16:41:00Z">
        <w:r w:rsidR="0085249A">
          <w:rPr>
            <w:rFonts w:hint="eastAsia"/>
          </w:rPr>
          <w:t>这种近距离观看的体验类似于</w:t>
        </w:r>
      </w:ins>
      <w:ins w:id="422" w:author="王 家才" w:date="2019-06-08T16:43:00Z">
        <w:r w:rsidR="00043026">
          <w:rPr>
            <w:rFonts w:hint="eastAsia"/>
          </w:rPr>
          <w:t>物距、</w:t>
        </w:r>
        <w:r w:rsidR="0085249A">
          <w:rPr>
            <w:rFonts w:hint="eastAsia"/>
          </w:rPr>
          <w:t>景深</w:t>
        </w:r>
      </w:ins>
      <w:ins w:id="423" w:author="王 家才" w:date="2019-06-08T16:42:00Z">
        <w:r w:rsidR="0085249A">
          <w:rPr>
            <w:rFonts w:hint="eastAsia"/>
          </w:rPr>
          <w:t>、</w:t>
        </w:r>
      </w:ins>
      <w:ins w:id="424" w:author="王 家才" w:date="2019-06-08T16:43:00Z">
        <w:r w:rsidR="0085249A">
          <w:rPr>
            <w:rFonts w:hint="eastAsia"/>
          </w:rPr>
          <w:t>画面运动</w:t>
        </w:r>
      </w:ins>
      <w:ins w:id="425" w:author="王 家才" w:date="2019-06-08T16:42:00Z">
        <w:r w:rsidR="0085249A">
          <w:rPr>
            <w:rFonts w:hint="eastAsia"/>
          </w:rPr>
          <w:t>等参数均“等比例缩小”的影院级体验</w:t>
        </w:r>
      </w:ins>
      <w:ins w:id="426" w:author="王 家才" w:date="2019-06-08T16:35:00Z">
        <w:r w:rsidR="00D27191">
          <w:rPr>
            <w:rFonts w:hint="eastAsia"/>
          </w:rPr>
          <w:t>。</w:t>
        </w:r>
      </w:ins>
      <w:r w:rsidRPr="001A5CE7">
        <w:rPr>
          <w:rFonts w:hint="eastAsia"/>
        </w:rPr>
        <w:t>在实际观看过程中没有明显的颗粒感和画面变形，可以认为通过该眼镜盒体验到的立体视频质量与所播放的立体视频片段本身的质量无明显差别。</w:t>
      </w:r>
    </w:p>
    <w:p w14:paraId="3A4C21C3" w14:textId="23ED6A3C" w:rsidR="00EE3471" w:rsidRDefault="00EE3471" w:rsidP="00EE3471">
      <w:pPr>
        <w:pStyle w:val="3"/>
        <w:numPr>
          <w:ilvl w:val="0"/>
          <w:numId w:val="16"/>
        </w:numPr>
        <w:ind w:firstLineChars="0"/>
      </w:pPr>
      <w:bookmarkStart w:id="427" w:name="_Toc10898685"/>
      <w:commentRangeStart w:id="428"/>
      <w:commentRangeStart w:id="429"/>
      <w:r w:rsidRPr="00EE3471">
        <w:rPr>
          <w:rFonts w:hint="eastAsia"/>
        </w:rPr>
        <w:t>立体视频片段</w:t>
      </w:r>
      <w:commentRangeEnd w:id="428"/>
      <w:r w:rsidR="00FD14A0">
        <w:rPr>
          <w:rStyle w:val="af"/>
          <w:b w:val="0"/>
          <w:bCs w:val="0"/>
        </w:rPr>
        <w:commentReference w:id="428"/>
      </w:r>
      <w:commentRangeEnd w:id="429"/>
      <w:r w:rsidR="00FA62E4">
        <w:rPr>
          <w:rStyle w:val="af"/>
          <w:b w:val="0"/>
          <w:bCs w:val="0"/>
        </w:rPr>
        <w:commentReference w:id="429"/>
      </w:r>
      <w:r w:rsidRPr="00EE3471">
        <w:rPr>
          <w:rFonts w:hint="eastAsia"/>
        </w:rPr>
        <w:t>选择</w:t>
      </w:r>
      <w:bookmarkEnd w:id="427"/>
    </w:p>
    <w:p w14:paraId="66113E6F" w14:textId="6D7362AB" w:rsidR="00EE3471" w:rsidRDefault="00EE3471" w:rsidP="00EE3471">
      <w:pPr>
        <w:ind w:firstLine="480"/>
      </w:pPr>
      <w:r w:rsidRPr="00EE3471">
        <w:rPr>
          <w:rFonts w:hint="eastAsia"/>
        </w:rPr>
        <w:t>立体视频技术目前较广泛的一个用途是观看</w:t>
      </w:r>
      <w:r w:rsidRPr="00EE3471">
        <w:rPr>
          <w:rFonts w:hint="eastAsia"/>
        </w:rPr>
        <w:t>3D</w:t>
      </w:r>
      <w:r w:rsidRPr="00EE3471">
        <w:rPr>
          <w:rFonts w:hint="eastAsia"/>
        </w:rPr>
        <w:t>电影。为保证受试者在实验中的体验与日常生活中接触到立体视频技术时的体验一致，本文主观评价实验所采用的视频序列均为从商业立体电影中截取的片段。用于实验的片段一共</w:t>
      </w:r>
      <w:r w:rsidRPr="00EE3471">
        <w:rPr>
          <w:rFonts w:hint="eastAsia"/>
        </w:rPr>
        <w:t>6</w:t>
      </w:r>
      <w:r w:rsidRPr="00EE3471">
        <w:rPr>
          <w:rFonts w:hint="eastAsia"/>
        </w:rPr>
        <w:t>个，分别来自《阿凡达》、《复仇者联盟</w:t>
      </w:r>
      <w:r w:rsidRPr="00EE3471">
        <w:rPr>
          <w:rFonts w:hint="eastAsia"/>
        </w:rPr>
        <w:t>3</w:t>
      </w:r>
      <w:r w:rsidRPr="00EE3471">
        <w:rPr>
          <w:rFonts w:hint="eastAsia"/>
        </w:rPr>
        <w:t>》、《驯龙高手》、《钢铁侠</w:t>
      </w:r>
      <w:r w:rsidRPr="00EE3471">
        <w:rPr>
          <w:rFonts w:hint="eastAsia"/>
        </w:rPr>
        <w:t>3</w:t>
      </w:r>
      <w:r w:rsidRPr="00EE3471">
        <w:rPr>
          <w:rFonts w:hint="eastAsia"/>
        </w:rPr>
        <w:t>》、《魔法王国》和《疯狂动物城》，涵盖了科幻片、纪录片、</w:t>
      </w:r>
      <w:r w:rsidRPr="00EE3471">
        <w:rPr>
          <w:rFonts w:hint="eastAsia"/>
        </w:rPr>
        <w:t>3D</w:t>
      </w:r>
      <w:r w:rsidRPr="00EE3471">
        <w:rPr>
          <w:rFonts w:hint="eastAsia"/>
        </w:rPr>
        <w:t>动画等各种题材。所有片段的分辨率均为</w:t>
      </w:r>
      <w:r w:rsidRPr="00EE3471">
        <w:rPr>
          <w:rFonts w:hint="eastAsia"/>
        </w:rPr>
        <w:t>1920x1080</w:t>
      </w:r>
      <w:r w:rsidRPr="00EE3471">
        <w:rPr>
          <w:rFonts w:hint="eastAsia"/>
        </w:rPr>
        <w:t>，帧速率为</w:t>
      </w:r>
      <w:r w:rsidRPr="00EE3471">
        <w:rPr>
          <w:rFonts w:hint="eastAsia"/>
        </w:rPr>
        <w:t>24</w:t>
      </w:r>
      <w:r w:rsidRPr="00EE3471">
        <w:rPr>
          <w:rFonts w:hint="eastAsia"/>
        </w:rPr>
        <w:t>帧每秒，可认为视频画质等因素不会对其舒适度产生</w:t>
      </w:r>
      <w:ins w:id="430" w:author="王 家才" w:date="2019-06-08T15:58:00Z">
        <w:r w:rsidR="00625476">
          <w:rPr>
            <w:rFonts w:hint="eastAsia"/>
          </w:rPr>
          <w:t>明显</w:t>
        </w:r>
      </w:ins>
      <w:r w:rsidRPr="00EE3471">
        <w:rPr>
          <w:rFonts w:hint="eastAsia"/>
        </w:rPr>
        <w:t>影响，视频的舒适度主要受</w:t>
      </w:r>
      <w:r w:rsidRPr="00EE3471">
        <w:rPr>
          <w:rFonts w:hint="eastAsia"/>
        </w:rPr>
        <w:t>3D</w:t>
      </w:r>
      <w:r w:rsidRPr="00EE3471">
        <w:rPr>
          <w:rFonts w:hint="eastAsia"/>
        </w:rPr>
        <w:t>内容影响。</w:t>
      </w:r>
    </w:p>
    <w:p w14:paraId="1391AB47" w14:textId="7C738662" w:rsidR="00EE3471" w:rsidRDefault="00EE3471" w:rsidP="00EE3471">
      <w:pPr>
        <w:pStyle w:val="3"/>
        <w:numPr>
          <w:ilvl w:val="0"/>
          <w:numId w:val="16"/>
        </w:numPr>
        <w:ind w:firstLineChars="0"/>
      </w:pPr>
      <w:bookmarkStart w:id="431" w:name="_Toc10898686"/>
      <w:r w:rsidRPr="00EE3471">
        <w:rPr>
          <w:rFonts w:hint="eastAsia"/>
        </w:rPr>
        <w:lastRenderedPageBreak/>
        <w:t>受试者选择</w:t>
      </w:r>
      <w:bookmarkEnd w:id="431"/>
    </w:p>
    <w:p w14:paraId="76F7672B" w14:textId="13F0F87C" w:rsidR="00EE3471" w:rsidRDefault="00EE3471" w:rsidP="00EE3471">
      <w:pPr>
        <w:ind w:firstLine="480"/>
      </w:pPr>
      <w:r w:rsidRPr="00EE3471">
        <w:rPr>
          <w:rFonts w:hint="eastAsia"/>
        </w:rPr>
        <w:t>关于受试者的选择，天津大学的马辰阳的研究</w:t>
      </w:r>
      <w:r>
        <w:rPr>
          <w:rFonts w:hint="eastAsia"/>
          <w:vertAlign w:val="superscript"/>
        </w:rPr>
        <w:t>[</w:t>
      </w:r>
      <w:r>
        <w:rPr>
          <w:vertAlign w:val="superscript"/>
        </w:rPr>
        <w:t>1</w:t>
      </w:r>
      <w:r w:rsidR="008B25F6">
        <w:rPr>
          <w:rFonts w:hint="eastAsia"/>
          <w:vertAlign w:val="superscript"/>
        </w:rPr>
        <w:t>7</w:t>
      </w:r>
      <w:r>
        <w:rPr>
          <w:vertAlign w:val="superscript"/>
        </w:rPr>
        <w:t>]</w:t>
      </w:r>
      <w:r w:rsidRPr="00EE3471">
        <w:rPr>
          <w:rFonts w:hint="eastAsia"/>
        </w:rPr>
        <w:t>对受试者的选定标准和数量均给出了指导性意见。为保证主观评价实验的结果准确性，本文所选受试者均为矫正视力正常、年龄</w:t>
      </w:r>
      <w:r w:rsidRPr="00EE3471">
        <w:rPr>
          <w:rFonts w:hint="eastAsia"/>
        </w:rPr>
        <w:t>20</w:t>
      </w:r>
      <w:r w:rsidRPr="00EE3471">
        <w:rPr>
          <w:rFonts w:hint="eastAsia"/>
        </w:rPr>
        <w:t>到</w:t>
      </w:r>
      <w:r w:rsidRPr="00EE3471">
        <w:rPr>
          <w:rFonts w:hint="eastAsia"/>
        </w:rPr>
        <w:t>23</w:t>
      </w:r>
      <w:r w:rsidRPr="00EE3471">
        <w:rPr>
          <w:rFonts w:hint="eastAsia"/>
        </w:rPr>
        <w:t>周岁之间的在校大学生，满足该研究所建议的受试者选择标准，且所有受试者均为计算机相关专业，对机器视觉也有一定程度的了解，可以认为受试者对所观看立体视频的舒适度评价是相对可信的。受限于实验时间和</w:t>
      </w:r>
      <w:del w:id="432" w:author="王 家才" w:date="2019-06-08T15:59:00Z">
        <w:r w:rsidRPr="00EE3471" w:rsidDel="008C1B54">
          <w:rPr>
            <w:rFonts w:hint="eastAsia"/>
          </w:rPr>
          <w:delText>人脉</w:delText>
        </w:r>
      </w:del>
      <w:ins w:id="433" w:author="王 家才" w:date="2019-06-08T15:59:00Z">
        <w:r w:rsidR="008C1B54">
          <w:rPr>
            <w:rFonts w:hint="eastAsia"/>
          </w:rPr>
          <w:t>实验经费</w:t>
        </w:r>
      </w:ins>
      <w:r w:rsidRPr="00EE3471">
        <w:rPr>
          <w:rFonts w:hint="eastAsia"/>
        </w:rPr>
        <w:t>，本次主观评价实验的受试者一共</w:t>
      </w:r>
      <w:r w:rsidRPr="00EE3471">
        <w:rPr>
          <w:rFonts w:hint="eastAsia"/>
        </w:rPr>
        <w:t>8</w:t>
      </w:r>
      <w:r w:rsidRPr="00EE3471">
        <w:rPr>
          <w:rFonts w:hint="eastAsia"/>
        </w:rPr>
        <w:t>人。</w:t>
      </w:r>
    </w:p>
    <w:p w14:paraId="24DA941D" w14:textId="63DD8BC5" w:rsidR="00F22ED3" w:rsidRDefault="00F22ED3" w:rsidP="00F22ED3">
      <w:pPr>
        <w:pStyle w:val="2"/>
        <w:numPr>
          <w:ilvl w:val="1"/>
          <w:numId w:val="15"/>
        </w:numPr>
        <w:ind w:firstLineChars="0"/>
      </w:pPr>
      <w:bookmarkStart w:id="434" w:name="_Toc10898687"/>
      <w:r w:rsidRPr="00F22ED3">
        <w:rPr>
          <w:rFonts w:hint="eastAsia"/>
        </w:rPr>
        <w:t>实验步骤</w:t>
      </w:r>
      <w:bookmarkEnd w:id="434"/>
    </w:p>
    <w:p w14:paraId="4547F27C" w14:textId="7B83AFD2" w:rsidR="00F22ED3" w:rsidRDefault="00F22ED3" w:rsidP="00F22ED3">
      <w:pPr>
        <w:ind w:firstLine="480"/>
        <w:rPr>
          <w:ins w:id="435" w:author="王 家才" w:date="2019-06-08T10:43:00Z"/>
        </w:rPr>
      </w:pPr>
      <w:r w:rsidRPr="00F22ED3">
        <w:rPr>
          <w:rFonts w:hint="eastAsia"/>
        </w:rPr>
        <w:t>为使受试者熟悉立体视频的观影体验，在开始舒适度评价之前，让受试者先观看《钢铁侠</w:t>
      </w:r>
      <w:r w:rsidRPr="00F22ED3">
        <w:rPr>
          <w:rFonts w:hint="eastAsia"/>
        </w:rPr>
        <w:t>3</w:t>
      </w:r>
      <w:r w:rsidRPr="00F22ED3">
        <w:rPr>
          <w:rFonts w:hint="eastAsia"/>
        </w:rPr>
        <w:t>》，并告知受试者</w:t>
      </w:r>
      <w:commentRangeStart w:id="436"/>
      <w:commentRangeStart w:id="437"/>
      <w:r w:rsidRPr="00F22ED3">
        <w:rPr>
          <w:rFonts w:hint="eastAsia"/>
        </w:rPr>
        <w:t>打分采用</w:t>
      </w:r>
      <w:r w:rsidRPr="00F22ED3">
        <w:rPr>
          <w:rFonts w:hint="eastAsia"/>
        </w:rPr>
        <w:t>10</w:t>
      </w:r>
      <w:r w:rsidRPr="00F22ED3">
        <w:rPr>
          <w:rFonts w:hint="eastAsia"/>
        </w:rPr>
        <w:t>分制</w:t>
      </w:r>
      <w:commentRangeEnd w:id="436"/>
      <w:r w:rsidR="00FD14A0">
        <w:rPr>
          <w:rStyle w:val="af"/>
        </w:rPr>
        <w:commentReference w:id="436"/>
      </w:r>
      <w:commentRangeEnd w:id="437"/>
      <w:r w:rsidR="0002159C">
        <w:rPr>
          <w:rStyle w:val="af"/>
        </w:rPr>
        <w:commentReference w:id="437"/>
      </w:r>
      <w:r w:rsidRPr="00F22ED3">
        <w:rPr>
          <w:rFonts w:hint="eastAsia"/>
        </w:rPr>
        <w:t>，</w:t>
      </w:r>
      <w:ins w:id="438" w:author="王 家才" w:date="2019-06-08T10:43:00Z">
        <w:r w:rsidR="0002159C">
          <w:rPr>
            <w:rFonts w:hint="eastAsia"/>
          </w:rPr>
          <w:t>分数反映了该视频片段的舒适程度，每一分的对</w:t>
        </w:r>
      </w:ins>
      <w:ins w:id="439" w:author="王 家才" w:date="2019-06-08T11:30:00Z">
        <w:r w:rsidR="009A02C3">
          <w:rPr>
            <w:rFonts w:hint="eastAsia"/>
          </w:rPr>
          <w:t>应</w:t>
        </w:r>
      </w:ins>
      <w:ins w:id="440" w:author="王 家才" w:date="2019-06-08T10:43:00Z">
        <w:r w:rsidR="0002159C">
          <w:rPr>
            <w:rFonts w:hint="eastAsia"/>
          </w:rPr>
          <w:t>舒适程度如下表</w:t>
        </w:r>
        <w:r w:rsidR="0002159C">
          <w:rPr>
            <w:rFonts w:hint="eastAsia"/>
          </w:rPr>
          <w:t>4-1</w:t>
        </w:r>
        <w:r w:rsidR="0002159C">
          <w:rPr>
            <w:rFonts w:hint="eastAsia"/>
          </w:rPr>
          <w:t>。</w:t>
        </w:r>
      </w:ins>
      <w:r w:rsidRPr="00F22ED3">
        <w:rPr>
          <w:rFonts w:hint="eastAsia"/>
        </w:rPr>
        <w:t>以该片为</w:t>
      </w:r>
      <w:r w:rsidRPr="00F22ED3">
        <w:rPr>
          <w:rFonts w:hint="eastAsia"/>
        </w:rPr>
        <w:t>8</w:t>
      </w:r>
      <w:r w:rsidRPr="00F22ED3">
        <w:rPr>
          <w:rFonts w:hint="eastAsia"/>
        </w:rPr>
        <w:t>分作为参考，对接下来的视频片段进行打分。在观看完每一片段后，立即对其进行打分，视频片段的得分只与受试者所体验到的不适程度有关，而不应考虑其对视频的内容是否感兴趣。视频的舒适度得分应该反映其舒适程度，受试者认为该视频片段引起不适的程度越高，对其的打分应越低。在受试者明确前述打分原则后，按相同的顺序让受试者观看剩下</w:t>
      </w:r>
      <w:r w:rsidRPr="00F22ED3">
        <w:rPr>
          <w:rFonts w:hint="eastAsia"/>
        </w:rPr>
        <w:t>5</w:t>
      </w:r>
      <w:r w:rsidRPr="00F22ED3">
        <w:rPr>
          <w:rFonts w:hint="eastAsia"/>
        </w:rPr>
        <w:t>个视频片段并打分。最后对</w:t>
      </w:r>
      <w:r w:rsidRPr="00F22ED3">
        <w:rPr>
          <w:rFonts w:hint="eastAsia"/>
        </w:rPr>
        <w:t>8</w:t>
      </w:r>
      <w:r w:rsidRPr="00F22ED3">
        <w:rPr>
          <w:rFonts w:hint="eastAsia"/>
        </w:rPr>
        <w:t>名受试者的打分情况进行统计和结果分析。</w:t>
      </w:r>
    </w:p>
    <w:tbl>
      <w:tblPr>
        <w:tblStyle w:val="a9"/>
        <w:tblW w:w="0" w:type="auto"/>
        <w:jc w:val="center"/>
        <w:tblLook w:val="04A0" w:firstRow="1" w:lastRow="0" w:firstColumn="1" w:lastColumn="0" w:noHBand="0" w:noVBand="1"/>
        <w:tblPrChange w:id="441" w:author="王 家才" w:date="2019-06-08T11:11:00Z">
          <w:tblPr>
            <w:tblStyle w:val="a9"/>
            <w:tblW w:w="0" w:type="auto"/>
            <w:tblLook w:val="04A0" w:firstRow="1" w:lastRow="0" w:firstColumn="1" w:lastColumn="0" w:noHBand="0" w:noVBand="1"/>
          </w:tblPr>
        </w:tblPrChange>
      </w:tblPr>
      <w:tblGrid>
        <w:gridCol w:w="1459"/>
        <w:gridCol w:w="4632"/>
        <w:tblGridChange w:id="442">
          <w:tblGrid>
            <w:gridCol w:w="1459"/>
            <w:gridCol w:w="2689"/>
            <w:gridCol w:w="1459"/>
            <w:gridCol w:w="2689"/>
          </w:tblGrid>
        </w:tblGridChange>
      </w:tblGrid>
      <w:tr w:rsidR="003D63D3" w14:paraId="154CE327" w14:textId="77777777" w:rsidTr="00044E0D">
        <w:trPr>
          <w:jc w:val="center"/>
          <w:ins w:id="443" w:author="王 家才" w:date="2019-06-08T10:47:00Z"/>
        </w:trPr>
        <w:tc>
          <w:tcPr>
            <w:tcW w:w="1459" w:type="dxa"/>
            <w:tcPrChange w:id="444" w:author="王 家才" w:date="2019-06-08T11:11:00Z">
              <w:tcPr>
                <w:tcW w:w="4148" w:type="dxa"/>
                <w:gridSpan w:val="2"/>
              </w:tcPr>
            </w:tcPrChange>
          </w:tcPr>
          <w:p w14:paraId="0B5A3936" w14:textId="08A2C89C" w:rsidR="003D63D3" w:rsidRDefault="003D63D3">
            <w:pPr>
              <w:ind w:firstLineChars="0" w:firstLine="0"/>
              <w:jc w:val="center"/>
              <w:rPr>
                <w:ins w:id="445" w:author="王 家才" w:date="2019-06-08T10:47:00Z"/>
              </w:rPr>
              <w:pPrChange w:id="446" w:author="王 家才" w:date="2019-06-08T10:47:00Z">
                <w:pPr>
                  <w:ind w:firstLineChars="0" w:firstLine="0"/>
                </w:pPr>
              </w:pPrChange>
            </w:pPr>
            <w:ins w:id="447" w:author="王 家才" w:date="2019-06-08T10:47:00Z">
              <w:r>
                <w:rPr>
                  <w:rFonts w:hint="eastAsia"/>
                </w:rPr>
                <w:t>视频得分</w:t>
              </w:r>
            </w:ins>
          </w:p>
        </w:tc>
        <w:tc>
          <w:tcPr>
            <w:tcW w:w="4632" w:type="dxa"/>
            <w:tcPrChange w:id="448" w:author="王 家才" w:date="2019-06-08T11:11:00Z">
              <w:tcPr>
                <w:tcW w:w="4148" w:type="dxa"/>
                <w:gridSpan w:val="2"/>
              </w:tcPr>
            </w:tcPrChange>
          </w:tcPr>
          <w:p w14:paraId="1F51844B" w14:textId="2F3FA1DB" w:rsidR="003D63D3" w:rsidRDefault="003D63D3">
            <w:pPr>
              <w:ind w:firstLineChars="0" w:firstLine="0"/>
              <w:jc w:val="center"/>
              <w:rPr>
                <w:ins w:id="449" w:author="王 家才" w:date="2019-06-08T10:47:00Z"/>
              </w:rPr>
              <w:pPrChange w:id="450" w:author="王 家才" w:date="2019-06-08T10:47:00Z">
                <w:pPr>
                  <w:ind w:firstLineChars="0" w:firstLine="0"/>
                </w:pPr>
              </w:pPrChange>
            </w:pPr>
            <w:ins w:id="451" w:author="王 家才" w:date="2019-06-08T10:47:00Z">
              <w:r>
                <w:rPr>
                  <w:rFonts w:hint="eastAsia"/>
                </w:rPr>
                <w:t>观看舒适度</w:t>
              </w:r>
            </w:ins>
          </w:p>
        </w:tc>
      </w:tr>
      <w:tr w:rsidR="00373EE5" w14:paraId="6A228E0B" w14:textId="77777777" w:rsidTr="00044E0D">
        <w:tblPrEx>
          <w:tblPrExChange w:id="452" w:author="王 家才" w:date="2019-06-08T11:11:00Z">
            <w:tblPrEx>
              <w:jc w:val="center"/>
            </w:tblPrEx>
          </w:tblPrExChange>
        </w:tblPrEx>
        <w:trPr>
          <w:jc w:val="center"/>
          <w:ins w:id="453" w:author="王 家才" w:date="2019-06-08T10:50:00Z"/>
          <w:trPrChange w:id="454" w:author="王 家才" w:date="2019-06-08T11:11:00Z">
            <w:trPr>
              <w:gridAfter w:val="0"/>
              <w:jc w:val="center"/>
            </w:trPr>
          </w:trPrChange>
        </w:trPr>
        <w:tc>
          <w:tcPr>
            <w:tcW w:w="1459" w:type="dxa"/>
            <w:tcPrChange w:id="455" w:author="王 家才" w:date="2019-06-08T11:11:00Z">
              <w:tcPr>
                <w:tcW w:w="1459" w:type="dxa"/>
              </w:tcPr>
            </w:tcPrChange>
          </w:tcPr>
          <w:p w14:paraId="74086328" w14:textId="176E16CC" w:rsidR="00373EE5" w:rsidRDefault="00373EE5" w:rsidP="003D63D3">
            <w:pPr>
              <w:ind w:firstLineChars="0" w:firstLine="0"/>
              <w:jc w:val="center"/>
              <w:rPr>
                <w:ins w:id="456" w:author="王 家才" w:date="2019-06-08T10:50:00Z"/>
              </w:rPr>
            </w:pPr>
            <w:ins w:id="457" w:author="王 家才" w:date="2019-06-08T10:50:00Z">
              <w:r>
                <w:rPr>
                  <w:rFonts w:hint="eastAsia"/>
                </w:rPr>
                <w:t>0</w:t>
              </w:r>
            </w:ins>
          </w:p>
        </w:tc>
        <w:tc>
          <w:tcPr>
            <w:tcW w:w="4632" w:type="dxa"/>
            <w:tcPrChange w:id="458" w:author="王 家才" w:date="2019-06-08T11:11:00Z">
              <w:tcPr>
                <w:tcW w:w="4148" w:type="dxa"/>
                <w:gridSpan w:val="2"/>
              </w:tcPr>
            </w:tcPrChange>
          </w:tcPr>
          <w:p w14:paraId="00D0ED0C" w14:textId="0F14A093" w:rsidR="00373EE5" w:rsidRDefault="00373EE5" w:rsidP="003D63D3">
            <w:pPr>
              <w:ind w:firstLineChars="0" w:firstLine="0"/>
              <w:jc w:val="center"/>
              <w:rPr>
                <w:ins w:id="459" w:author="王 家才" w:date="2019-06-08T10:50:00Z"/>
              </w:rPr>
            </w:pPr>
            <w:ins w:id="460" w:author="王 家才" w:date="2019-06-08T10:51:00Z">
              <w:r>
                <w:rPr>
                  <w:rFonts w:hint="eastAsia"/>
                </w:rPr>
                <w:t>极度不适，完全不能接受</w:t>
              </w:r>
            </w:ins>
          </w:p>
        </w:tc>
      </w:tr>
      <w:tr w:rsidR="003D63D3" w14:paraId="3E96A6F5" w14:textId="77777777" w:rsidTr="00044E0D">
        <w:trPr>
          <w:jc w:val="center"/>
          <w:ins w:id="461" w:author="王 家才" w:date="2019-06-08T10:47:00Z"/>
        </w:trPr>
        <w:tc>
          <w:tcPr>
            <w:tcW w:w="1459" w:type="dxa"/>
            <w:tcPrChange w:id="462" w:author="王 家才" w:date="2019-06-08T11:11:00Z">
              <w:tcPr>
                <w:tcW w:w="4148" w:type="dxa"/>
                <w:gridSpan w:val="2"/>
              </w:tcPr>
            </w:tcPrChange>
          </w:tcPr>
          <w:p w14:paraId="41B30198" w14:textId="268FAFBA" w:rsidR="003D63D3" w:rsidRDefault="00373EE5">
            <w:pPr>
              <w:ind w:firstLineChars="0" w:firstLine="0"/>
              <w:jc w:val="center"/>
              <w:rPr>
                <w:ins w:id="463" w:author="王 家才" w:date="2019-06-08T10:47:00Z"/>
              </w:rPr>
              <w:pPrChange w:id="464" w:author="王 家才" w:date="2019-06-08T10:47:00Z">
                <w:pPr>
                  <w:ind w:firstLineChars="0" w:firstLine="0"/>
                </w:pPr>
              </w:pPrChange>
            </w:pPr>
            <w:ins w:id="465" w:author="王 家才" w:date="2019-06-08T10:49:00Z">
              <w:r>
                <w:rPr>
                  <w:rFonts w:hint="eastAsia"/>
                </w:rPr>
                <w:t>1</w:t>
              </w:r>
            </w:ins>
          </w:p>
        </w:tc>
        <w:tc>
          <w:tcPr>
            <w:tcW w:w="4632" w:type="dxa"/>
            <w:tcPrChange w:id="466" w:author="王 家才" w:date="2019-06-08T11:11:00Z">
              <w:tcPr>
                <w:tcW w:w="4148" w:type="dxa"/>
                <w:gridSpan w:val="2"/>
              </w:tcPr>
            </w:tcPrChange>
          </w:tcPr>
          <w:p w14:paraId="0B51076D" w14:textId="500FBC02" w:rsidR="003D63D3" w:rsidRDefault="0012790F">
            <w:pPr>
              <w:ind w:firstLineChars="0" w:firstLine="0"/>
              <w:jc w:val="center"/>
              <w:rPr>
                <w:ins w:id="467" w:author="王 家才" w:date="2019-06-08T10:47:00Z"/>
              </w:rPr>
              <w:pPrChange w:id="468" w:author="王 家才" w:date="2019-06-08T10:47:00Z">
                <w:pPr>
                  <w:ind w:firstLineChars="0" w:firstLine="0"/>
                </w:pPr>
              </w:pPrChange>
            </w:pPr>
            <w:ins w:id="469" w:author="王 家才" w:date="2019-06-08T11:21:00Z">
              <w:r>
                <w:rPr>
                  <w:rFonts w:hint="eastAsia"/>
                </w:rPr>
                <w:t>特别不适，</w:t>
              </w:r>
            </w:ins>
            <w:ins w:id="470" w:author="王 家才" w:date="2019-06-08T11:23:00Z">
              <w:r>
                <w:rPr>
                  <w:rFonts w:hint="eastAsia"/>
                </w:rPr>
                <w:t>无法看完视频样本</w:t>
              </w:r>
            </w:ins>
          </w:p>
        </w:tc>
      </w:tr>
      <w:tr w:rsidR="003D63D3" w14:paraId="6194EB11" w14:textId="77777777" w:rsidTr="00044E0D">
        <w:trPr>
          <w:jc w:val="center"/>
          <w:ins w:id="471" w:author="王 家才" w:date="2019-06-08T10:47:00Z"/>
        </w:trPr>
        <w:tc>
          <w:tcPr>
            <w:tcW w:w="1459" w:type="dxa"/>
            <w:tcPrChange w:id="472" w:author="王 家才" w:date="2019-06-08T11:11:00Z">
              <w:tcPr>
                <w:tcW w:w="4148" w:type="dxa"/>
                <w:gridSpan w:val="2"/>
              </w:tcPr>
            </w:tcPrChange>
          </w:tcPr>
          <w:p w14:paraId="348FCDFC" w14:textId="71554C42" w:rsidR="003D63D3" w:rsidRDefault="00373EE5">
            <w:pPr>
              <w:ind w:firstLineChars="0" w:firstLine="0"/>
              <w:jc w:val="center"/>
              <w:rPr>
                <w:ins w:id="473" w:author="王 家才" w:date="2019-06-08T10:47:00Z"/>
              </w:rPr>
              <w:pPrChange w:id="474" w:author="王 家才" w:date="2019-06-08T10:47:00Z">
                <w:pPr>
                  <w:ind w:firstLineChars="0" w:firstLine="0"/>
                </w:pPr>
              </w:pPrChange>
            </w:pPr>
            <w:ins w:id="475" w:author="王 家才" w:date="2019-06-08T10:49:00Z">
              <w:r>
                <w:rPr>
                  <w:rFonts w:hint="eastAsia"/>
                </w:rPr>
                <w:t>2</w:t>
              </w:r>
            </w:ins>
          </w:p>
        </w:tc>
        <w:tc>
          <w:tcPr>
            <w:tcW w:w="4632" w:type="dxa"/>
            <w:tcPrChange w:id="476" w:author="王 家才" w:date="2019-06-08T11:11:00Z">
              <w:tcPr>
                <w:tcW w:w="4148" w:type="dxa"/>
                <w:gridSpan w:val="2"/>
              </w:tcPr>
            </w:tcPrChange>
          </w:tcPr>
          <w:p w14:paraId="0BDE133E" w14:textId="6D33880C" w:rsidR="003D63D3" w:rsidRDefault="0012790F">
            <w:pPr>
              <w:ind w:firstLineChars="0" w:firstLine="0"/>
              <w:jc w:val="center"/>
              <w:rPr>
                <w:ins w:id="477" w:author="王 家才" w:date="2019-06-08T10:47:00Z"/>
              </w:rPr>
              <w:pPrChange w:id="478" w:author="王 家才" w:date="2019-06-08T10:47:00Z">
                <w:pPr>
                  <w:ind w:firstLineChars="0" w:firstLine="0"/>
                </w:pPr>
              </w:pPrChange>
            </w:pPr>
            <w:ins w:id="479" w:author="王 家才" w:date="2019-06-08T11:23:00Z">
              <w:r>
                <w:rPr>
                  <w:rFonts w:hint="eastAsia"/>
                </w:rPr>
                <w:t>特别不适，</w:t>
              </w:r>
            </w:ins>
            <w:ins w:id="480" w:author="王 家才" w:date="2019-06-08T11:24:00Z">
              <w:r>
                <w:rPr>
                  <w:rFonts w:hint="eastAsia"/>
                </w:rPr>
                <w:t>能勉强看完视频样本</w:t>
              </w:r>
            </w:ins>
          </w:p>
        </w:tc>
      </w:tr>
      <w:tr w:rsidR="003D63D3" w14:paraId="5B231506" w14:textId="77777777" w:rsidTr="00044E0D">
        <w:trPr>
          <w:jc w:val="center"/>
          <w:ins w:id="481" w:author="王 家才" w:date="2019-06-08T10:47:00Z"/>
        </w:trPr>
        <w:tc>
          <w:tcPr>
            <w:tcW w:w="1459" w:type="dxa"/>
            <w:tcPrChange w:id="482" w:author="王 家才" w:date="2019-06-08T11:11:00Z">
              <w:tcPr>
                <w:tcW w:w="4148" w:type="dxa"/>
                <w:gridSpan w:val="2"/>
              </w:tcPr>
            </w:tcPrChange>
          </w:tcPr>
          <w:p w14:paraId="290AD833" w14:textId="2514B2A9" w:rsidR="003D63D3" w:rsidRDefault="00373EE5">
            <w:pPr>
              <w:ind w:firstLineChars="0" w:firstLine="0"/>
              <w:jc w:val="center"/>
              <w:rPr>
                <w:ins w:id="483" w:author="王 家才" w:date="2019-06-08T10:47:00Z"/>
              </w:rPr>
              <w:pPrChange w:id="484" w:author="王 家才" w:date="2019-06-08T10:47:00Z">
                <w:pPr>
                  <w:ind w:firstLineChars="0" w:firstLine="0"/>
                </w:pPr>
              </w:pPrChange>
            </w:pPr>
            <w:ins w:id="485" w:author="王 家才" w:date="2019-06-08T10:49:00Z">
              <w:r>
                <w:rPr>
                  <w:rFonts w:hint="eastAsia"/>
                </w:rPr>
                <w:t>3</w:t>
              </w:r>
            </w:ins>
          </w:p>
        </w:tc>
        <w:tc>
          <w:tcPr>
            <w:tcW w:w="4632" w:type="dxa"/>
            <w:tcPrChange w:id="486" w:author="王 家才" w:date="2019-06-08T11:11:00Z">
              <w:tcPr>
                <w:tcW w:w="4148" w:type="dxa"/>
                <w:gridSpan w:val="2"/>
              </w:tcPr>
            </w:tcPrChange>
          </w:tcPr>
          <w:p w14:paraId="2014DB05" w14:textId="6D97DE3E" w:rsidR="003D63D3" w:rsidRDefault="0012790F">
            <w:pPr>
              <w:ind w:firstLineChars="0" w:firstLine="0"/>
              <w:jc w:val="center"/>
              <w:rPr>
                <w:ins w:id="487" w:author="王 家才" w:date="2019-06-08T10:47:00Z"/>
              </w:rPr>
              <w:pPrChange w:id="488" w:author="王 家才" w:date="2019-06-08T10:47:00Z">
                <w:pPr>
                  <w:ind w:firstLineChars="0" w:firstLine="0"/>
                </w:pPr>
              </w:pPrChange>
            </w:pPr>
            <w:ins w:id="489" w:author="王 家才" w:date="2019-06-08T11:30:00Z">
              <w:r>
                <w:rPr>
                  <w:rFonts w:hint="eastAsia"/>
                </w:rPr>
                <w:t>不存在舒适片段，视频全程不适</w:t>
              </w:r>
            </w:ins>
          </w:p>
        </w:tc>
      </w:tr>
      <w:tr w:rsidR="003D63D3" w14:paraId="17FE31D6" w14:textId="77777777" w:rsidTr="00044E0D">
        <w:trPr>
          <w:jc w:val="center"/>
          <w:ins w:id="490" w:author="王 家才" w:date="2019-06-08T10:47:00Z"/>
        </w:trPr>
        <w:tc>
          <w:tcPr>
            <w:tcW w:w="1459" w:type="dxa"/>
            <w:tcPrChange w:id="491" w:author="王 家才" w:date="2019-06-08T11:11:00Z">
              <w:tcPr>
                <w:tcW w:w="4148" w:type="dxa"/>
                <w:gridSpan w:val="2"/>
              </w:tcPr>
            </w:tcPrChange>
          </w:tcPr>
          <w:p w14:paraId="6BEA6896" w14:textId="2616C2DB" w:rsidR="003D63D3" w:rsidRDefault="00373EE5">
            <w:pPr>
              <w:ind w:firstLineChars="0" w:firstLine="0"/>
              <w:jc w:val="center"/>
              <w:rPr>
                <w:ins w:id="492" w:author="王 家才" w:date="2019-06-08T10:47:00Z"/>
              </w:rPr>
              <w:pPrChange w:id="493" w:author="王 家才" w:date="2019-06-08T10:47:00Z">
                <w:pPr>
                  <w:ind w:firstLineChars="0" w:firstLine="0"/>
                </w:pPr>
              </w:pPrChange>
            </w:pPr>
            <w:ins w:id="494" w:author="王 家才" w:date="2019-06-08T10:49:00Z">
              <w:r>
                <w:rPr>
                  <w:rFonts w:hint="eastAsia"/>
                </w:rPr>
                <w:t>4</w:t>
              </w:r>
            </w:ins>
          </w:p>
        </w:tc>
        <w:tc>
          <w:tcPr>
            <w:tcW w:w="4632" w:type="dxa"/>
            <w:tcPrChange w:id="495" w:author="王 家才" w:date="2019-06-08T11:11:00Z">
              <w:tcPr>
                <w:tcW w:w="4148" w:type="dxa"/>
                <w:gridSpan w:val="2"/>
              </w:tcPr>
            </w:tcPrChange>
          </w:tcPr>
          <w:p w14:paraId="1ABB216E" w14:textId="685697BA" w:rsidR="003D63D3" w:rsidRDefault="0012790F">
            <w:pPr>
              <w:ind w:firstLineChars="0" w:firstLine="0"/>
              <w:jc w:val="center"/>
              <w:rPr>
                <w:ins w:id="496" w:author="王 家才" w:date="2019-06-08T10:47:00Z"/>
              </w:rPr>
              <w:pPrChange w:id="497" w:author="王 家才" w:date="2019-06-08T10:47:00Z">
                <w:pPr>
                  <w:ind w:firstLineChars="0" w:firstLine="0"/>
                </w:pPr>
              </w:pPrChange>
            </w:pPr>
            <w:ins w:id="498" w:author="王 家才" w:date="2019-06-08T11:28:00Z">
              <w:r>
                <w:rPr>
                  <w:rFonts w:hint="eastAsia"/>
                </w:rPr>
                <w:t>不存在舒适片段，</w:t>
              </w:r>
            </w:ins>
            <w:ins w:id="499" w:author="王 家才" w:date="2019-06-08T11:29:00Z">
              <w:r>
                <w:rPr>
                  <w:rFonts w:hint="eastAsia"/>
                </w:rPr>
                <w:t>视频全程较为不适</w:t>
              </w:r>
            </w:ins>
          </w:p>
        </w:tc>
      </w:tr>
      <w:tr w:rsidR="003D63D3" w14:paraId="2EA22863" w14:textId="77777777" w:rsidTr="00044E0D">
        <w:trPr>
          <w:jc w:val="center"/>
          <w:ins w:id="500" w:author="王 家才" w:date="2019-06-08T10:47:00Z"/>
        </w:trPr>
        <w:tc>
          <w:tcPr>
            <w:tcW w:w="1459" w:type="dxa"/>
            <w:tcPrChange w:id="501" w:author="王 家才" w:date="2019-06-08T11:11:00Z">
              <w:tcPr>
                <w:tcW w:w="4148" w:type="dxa"/>
                <w:gridSpan w:val="2"/>
              </w:tcPr>
            </w:tcPrChange>
          </w:tcPr>
          <w:p w14:paraId="0DCA8D0D" w14:textId="523E0DA5" w:rsidR="003D63D3" w:rsidRDefault="00373EE5">
            <w:pPr>
              <w:ind w:firstLineChars="0" w:firstLine="0"/>
              <w:jc w:val="center"/>
              <w:rPr>
                <w:ins w:id="502" w:author="王 家才" w:date="2019-06-08T10:47:00Z"/>
              </w:rPr>
              <w:pPrChange w:id="503" w:author="王 家才" w:date="2019-06-08T10:47:00Z">
                <w:pPr>
                  <w:ind w:firstLineChars="0" w:firstLine="0"/>
                </w:pPr>
              </w:pPrChange>
            </w:pPr>
            <w:ins w:id="504" w:author="王 家才" w:date="2019-06-08T10:49:00Z">
              <w:r>
                <w:rPr>
                  <w:rFonts w:hint="eastAsia"/>
                </w:rPr>
                <w:t>5</w:t>
              </w:r>
            </w:ins>
          </w:p>
        </w:tc>
        <w:tc>
          <w:tcPr>
            <w:tcW w:w="4632" w:type="dxa"/>
            <w:tcPrChange w:id="505" w:author="王 家才" w:date="2019-06-08T11:11:00Z">
              <w:tcPr>
                <w:tcW w:w="4148" w:type="dxa"/>
                <w:gridSpan w:val="2"/>
              </w:tcPr>
            </w:tcPrChange>
          </w:tcPr>
          <w:p w14:paraId="2E91E8F1" w14:textId="3C2BEFCA" w:rsidR="003D63D3" w:rsidRDefault="0012790F">
            <w:pPr>
              <w:ind w:firstLineChars="0" w:firstLine="0"/>
              <w:jc w:val="center"/>
              <w:rPr>
                <w:ins w:id="506" w:author="王 家才" w:date="2019-06-08T10:47:00Z"/>
              </w:rPr>
              <w:pPrChange w:id="507" w:author="王 家才" w:date="2019-06-08T10:47:00Z">
                <w:pPr>
                  <w:ind w:firstLineChars="0" w:firstLine="0"/>
                </w:pPr>
              </w:pPrChange>
            </w:pPr>
            <w:ins w:id="508" w:author="王 家才" w:date="2019-06-08T11:26:00Z">
              <w:r w:rsidRPr="0012790F">
                <w:rPr>
                  <w:rFonts w:hint="eastAsia"/>
                </w:rPr>
                <w:t>存在较多不适片段，</w:t>
              </w:r>
            </w:ins>
            <w:ins w:id="509" w:author="王 家才" w:date="2019-06-08T11:29:00Z">
              <w:r>
                <w:rPr>
                  <w:rFonts w:hint="eastAsia"/>
                </w:rPr>
                <w:t>经常出现</w:t>
              </w:r>
            </w:ins>
            <w:ins w:id="510" w:author="王 家才" w:date="2019-06-08T11:26:00Z">
              <w:r w:rsidRPr="0012790F">
                <w:rPr>
                  <w:rFonts w:hint="eastAsia"/>
                </w:rPr>
                <w:t>不适感</w:t>
              </w:r>
            </w:ins>
          </w:p>
        </w:tc>
      </w:tr>
      <w:tr w:rsidR="003D63D3" w14:paraId="7BC66A4D" w14:textId="77777777" w:rsidTr="00044E0D">
        <w:trPr>
          <w:jc w:val="center"/>
          <w:ins w:id="511" w:author="王 家才" w:date="2019-06-08T10:47:00Z"/>
        </w:trPr>
        <w:tc>
          <w:tcPr>
            <w:tcW w:w="1459" w:type="dxa"/>
            <w:tcPrChange w:id="512" w:author="王 家才" w:date="2019-06-08T11:11:00Z">
              <w:tcPr>
                <w:tcW w:w="4148" w:type="dxa"/>
                <w:gridSpan w:val="2"/>
              </w:tcPr>
            </w:tcPrChange>
          </w:tcPr>
          <w:p w14:paraId="1DF438B5" w14:textId="319E54B9" w:rsidR="003D63D3" w:rsidRDefault="00373EE5">
            <w:pPr>
              <w:ind w:firstLineChars="0" w:firstLine="0"/>
              <w:jc w:val="center"/>
              <w:rPr>
                <w:ins w:id="513" w:author="王 家才" w:date="2019-06-08T10:47:00Z"/>
              </w:rPr>
              <w:pPrChange w:id="514" w:author="王 家才" w:date="2019-06-08T10:47:00Z">
                <w:pPr>
                  <w:ind w:firstLineChars="0" w:firstLine="0"/>
                </w:pPr>
              </w:pPrChange>
            </w:pPr>
            <w:ins w:id="515" w:author="王 家才" w:date="2019-06-08T10:49:00Z">
              <w:r>
                <w:rPr>
                  <w:rFonts w:hint="eastAsia"/>
                </w:rPr>
                <w:t>6</w:t>
              </w:r>
            </w:ins>
          </w:p>
        </w:tc>
        <w:tc>
          <w:tcPr>
            <w:tcW w:w="4632" w:type="dxa"/>
            <w:tcPrChange w:id="516" w:author="王 家才" w:date="2019-06-08T11:11:00Z">
              <w:tcPr>
                <w:tcW w:w="4148" w:type="dxa"/>
                <w:gridSpan w:val="2"/>
              </w:tcPr>
            </w:tcPrChange>
          </w:tcPr>
          <w:p w14:paraId="3D3029F5" w14:textId="42638415" w:rsidR="003D63D3" w:rsidRDefault="0012790F">
            <w:pPr>
              <w:ind w:firstLineChars="0" w:firstLine="0"/>
              <w:jc w:val="center"/>
              <w:rPr>
                <w:ins w:id="517" w:author="王 家才" w:date="2019-06-08T10:47:00Z"/>
              </w:rPr>
              <w:pPrChange w:id="518" w:author="王 家才" w:date="2019-06-08T10:47:00Z">
                <w:pPr>
                  <w:ind w:firstLineChars="0" w:firstLine="0"/>
                </w:pPr>
              </w:pPrChange>
            </w:pPr>
            <w:ins w:id="519" w:author="王 家才" w:date="2019-06-08T11:25:00Z">
              <w:r>
                <w:rPr>
                  <w:rFonts w:hint="eastAsia"/>
                </w:rPr>
                <w:t>存在较多不适片段</w:t>
              </w:r>
            </w:ins>
            <w:ins w:id="520" w:author="王 家才" w:date="2019-06-08T11:26:00Z">
              <w:r>
                <w:rPr>
                  <w:rFonts w:hint="eastAsia"/>
                </w:rPr>
                <w:t>，</w:t>
              </w:r>
            </w:ins>
            <w:ins w:id="521" w:author="王 家才" w:date="2019-06-08T11:27:00Z">
              <w:r>
                <w:rPr>
                  <w:rFonts w:hint="eastAsia"/>
                </w:rPr>
                <w:t>整体质量偏低</w:t>
              </w:r>
            </w:ins>
            <w:ins w:id="522" w:author="王 家才" w:date="2019-06-08T11:26:00Z">
              <w:r>
                <w:rPr>
                  <w:rFonts w:hint="eastAsia"/>
                </w:rPr>
                <w:t xml:space="preserve"> </w:t>
              </w:r>
            </w:ins>
          </w:p>
        </w:tc>
      </w:tr>
      <w:tr w:rsidR="003D63D3" w14:paraId="123E0999" w14:textId="77777777" w:rsidTr="00044E0D">
        <w:trPr>
          <w:jc w:val="center"/>
          <w:ins w:id="523" w:author="王 家才" w:date="2019-06-08T10:47:00Z"/>
        </w:trPr>
        <w:tc>
          <w:tcPr>
            <w:tcW w:w="1459" w:type="dxa"/>
            <w:tcPrChange w:id="524" w:author="王 家才" w:date="2019-06-08T11:11:00Z">
              <w:tcPr>
                <w:tcW w:w="4148" w:type="dxa"/>
                <w:gridSpan w:val="2"/>
              </w:tcPr>
            </w:tcPrChange>
          </w:tcPr>
          <w:p w14:paraId="05E90510" w14:textId="2225189F" w:rsidR="003D63D3" w:rsidRDefault="00373EE5">
            <w:pPr>
              <w:ind w:firstLineChars="0" w:firstLine="0"/>
              <w:jc w:val="center"/>
              <w:rPr>
                <w:ins w:id="525" w:author="王 家才" w:date="2019-06-08T10:47:00Z"/>
              </w:rPr>
              <w:pPrChange w:id="526" w:author="王 家才" w:date="2019-06-08T10:47:00Z">
                <w:pPr>
                  <w:ind w:firstLineChars="0" w:firstLine="0"/>
                </w:pPr>
              </w:pPrChange>
            </w:pPr>
            <w:ins w:id="527" w:author="王 家才" w:date="2019-06-08T10:49:00Z">
              <w:r>
                <w:rPr>
                  <w:rFonts w:hint="eastAsia"/>
                </w:rPr>
                <w:t>7</w:t>
              </w:r>
            </w:ins>
          </w:p>
        </w:tc>
        <w:tc>
          <w:tcPr>
            <w:tcW w:w="4632" w:type="dxa"/>
            <w:tcPrChange w:id="528" w:author="王 家才" w:date="2019-06-08T11:11:00Z">
              <w:tcPr>
                <w:tcW w:w="4148" w:type="dxa"/>
                <w:gridSpan w:val="2"/>
              </w:tcPr>
            </w:tcPrChange>
          </w:tcPr>
          <w:p w14:paraId="5773D84E" w14:textId="31CDA1FF" w:rsidR="003D63D3" w:rsidRDefault="0012790F">
            <w:pPr>
              <w:ind w:firstLineChars="0" w:firstLine="0"/>
              <w:jc w:val="center"/>
              <w:rPr>
                <w:ins w:id="529" w:author="王 家才" w:date="2019-06-08T10:47:00Z"/>
              </w:rPr>
              <w:pPrChange w:id="530" w:author="王 家才" w:date="2019-06-08T10:47:00Z">
                <w:pPr>
                  <w:ind w:firstLineChars="0" w:firstLine="0"/>
                </w:pPr>
              </w:pPrChange>
            </w:pPr>
            <w:ins w:id="531" w:author="王 家才" w:date="2019-06-08T11:22:00Z">
              <w:r>
                <w:rPr>
                  <w:rFonts w:hint="eastAsia"/>
                </w:rPr>
                <w:t>存在不适片段</w:t>
              </w:r>
            </w:ins>
            <w:ins w:id="532" w:author="王 家才" w:date="2019-06-08T11:25:00Z">
              <w:r>
                <w:rPr>
                  <w:rFonts w:hint="eastAsia"/>
                </w:rPr>
                <w:t>，整体尚可接受</w:t>
              </w:r>
            </w:ins>
          </w:p>
        </w:tc>
      </w:tr>
      <w:tr w:rsidR="003D63D3" w14:paraId="50B0728D" w14:textId="77777777" w:rsidTr="00044E0D">
        <w:trPr>
          <w:jc w:val="center"/>
          <w:ins w:id="533" w:author="王 家才" w:date="2019-06-08T10:47:00Z"/>
        </w:trPr>
        <w:tc>
          <w:tcPr>
            <w:tcW w:w="1459" w:type="dxa"/>
            <w:tcPrChange w:id="534" w:author="王 家才" w:date="2019-06-08T11:11:00Z">
              <w:tcPr>
                <w:tcW w:w="4148" w:type="dxa"/>
                <w:gridSpan w:val="2"/>
              </w:tcPr>
            </w:tcPrChange>
          </w:tcPr>
          <w:p w14:paraId="7102DD37" w14:textId="042E5652" w:rsidR="003D63D3" w:rsidRDefault="00373EE5">
            <w:pPr>
              <w:ind w:firstLineChars="0" w:firstLine="0"/>
              <w:jc w:val="center"/>
              <w:rPr>
                <w:ins w:id="535" w:author="王 家才" w:date="2019-06-08T10:47:00Z"/>
              </w:rPr>
              <w:pPrChange w:id="536" w:author="王 家才" w:date="2019-06-08T10:47:00Z">
                <w:pPr>
                  <w:ind w:firstLineChars="0" w:firstLine="0"/>
                </w:pPr>
              </w:pPrChange>
            </w:pPr>
            <w:ins w:id="537" w:author="王 家才" w:date="2019-06-08T10:49:00Z">
              <w:r>
                <w:rPr>
                  <w:rFonts w:hint="eastAsia"/>
                </w:rPr>
                <w:t>8</w:t>
              </w:r>
            </w:ins>
          </w:p>
        </w:tc>
        <w:tc>
          <w:tcPr>
            <w:tcW w:w="4632" w:type="dxa"/>
            <w:tcPrChange w:id="538" w:author="王 家才" w:date="2019-06-08T11:11:00Z">
              <w:tcPr>
                <w:tcW w:w="4148" w:type="dxa"/>
                <w:gridSpan w:val="2"/>
              </w:tcPr>
            </w:tcPrChange>
          </w:tcPr>
          <w:p w14:paraId="15ED6E62" w14:textId="2A0AC5D2" w:rsidR="003D63D3" w:rsidRDefault="00044E0D">
            <w:pPr>
              <w:ind w:firstLineChars="0" w:firstLine="0"/>
              <w:jc w:val="center"/>
              <w:rPr>
                <w:ins w:id="539" w:author="王 家才" w:date="2019-06-08T10:47:00Z"/>
              </w:rPr>
              <w:pPrChange w:id="540" w:author="王 家才" w:date="2019-06-08T10:47:00Z">
                <w:pPr>
                  <w:ind w:firstLineChars="0" w:firstLine="0"/>
                </w:pPr>
              </w:pPrChange>
            </w:pPr>
            <w:ins w:id="541" w:author="王 家才" w:date="2019-06-08T11:19:00Z">
              <w:r>
                <w:rPr>
                  <w:rFonts w:hint="eastAsia"/>
                </w:rPr>
                <w:t>无明显不适，</w:t>
              </w:r>
            </w:ins>
            <w:ins w:id="542" w:author="王 家才" w:date="2019-06-08T11:22:00Z">
              <w:r w:rsidR="0012790F">
                <w:rPr>
                  <w:rFonts w:hint="eastAsia"/>
                </w:rPr>
                <w:t>存在不适片段但不影响整体</w:t>
              </w:r>
            </w:ins>
          </w:p>
        </w:tc>
      </w:tr>
      <w:tr w:rsidR="003D63D3" w14:paraId="6C0D1DEE" w14:textId="77777777" w:rsidTr="00044E0D">
        <w:trPr>
          <w:jc w:val="center"/>
          <w:ins w:id="543" w:author="王 家才" w:date="2019-06-08T10:47:00Z"/>
        </w:trPr>
        <w:tc>
          <w:tcPr>
            <w:tcW w:w="1459" w:type="dxa"/>
            <w:tcPrChange w:id="544" w:author="王 家才" w:date="2019-06-08T11:11:00Z">
              <w:tcPr>
                <w:tcW w:w="4148" w:type="dxa"/>
                <w:gridSpan w:val="2"/>
              </w:tcPr>
            </w:tcPrChange>
          </w:tcPr>
          <w:p w14:paraId="1C2779F8" w14:textId="00B23101" w:rsidR="003D63D3" w:rsidRDefault="00373EE5">
            <w:pPr>
              <w:ind w:firstLineChars="0" w:firstLine="0"/>
              <w:jc w:val="center"/>
              <w:rPr>
                <w:ins w:id="545" w:author="王 家才" w:date="2019-06-08T10:47:00Z"/>
              </w:rPr>
              <w:pPrChange w:id="546" w:author="王 家才" w:date="2019-06-08T10:47:00Z">
                <w:pPr>
                  <w:ind w:firstLineChars="0" w:firstLine="0"/>
                </w:pPr>
              </w:pPrChange>
            </w:pPr>
            <w:ins w:id="547" w:author="王 家才" w:date="2019-06-08T10:49:00Z">
              <w:r>
                <w:rPr>
                  <w:rFonts w:hint="eastAsia"/>
                </w:rPr>
                <w:t>9</w:t>
              </w:r>
            </w:ins>
          </w:p>
        </w:tc>
        <w:tc>
          <w:tcPr>
            <w:tcW w:w="4632" w:type="dxa"/>
            <w:tcPrChange w:id="548" w:author="王 家才" w:date="2019-06-08T11:11:00Z">
              <w:tcPr>
                <w:tcW w:w="4148" w:type="dxa"/>
                <w:gridSpan w:val="2"/>
              </w:tcPr>
            </w:tcPrChange>
          </w:tcPr>
          <w:p w14:paraId="317EE467" w14:textId="53C41A3C" w:rsidR="003D63D3" w:rsidRDefault="00044E0D">
            <w:pPr>
              <w:ind w:firstLineChars="0" w:firstLine="0"/>
              <w:jc w:val="center"/>
              <w:rPr>
                <w:ins w:id="549" w:author="王 家才" w:date="2019-06-08T10:47:00Z"/>
              </w:rPr>
              <w:pPrChange w:id="550" w:author="王 家才" w:date="2019-06-08T10:47:00Z">
                <w:pPr>
                  <w:ind w:firstLineChars="0" w:firstLine="0"/>
                </w:pPr>
              </w:pPrChange>
            </w:pPr>
            <w:ins w:id="551" w:author="王 家才" w:date="2019-06-08T11:16:00Z">
              <w:r>
                <w:rPr>
                  <w:rFonts w:hint="eastAsia"/>
                </w:rPr>
                <w:t>无明显不适</w:t>
              </w:r>
            </w:ins>
            <w:ins w:id="552" w:author="王 家才" w:date="2019-06-08T11:17:00Z">
              <w:r>
                <w:rPr>
                  <w:rFonts w:hint="eastAsia"/>
                </w:rPr>
                <w:t>，与日常视物体验较为一致</w:t>
              </w:r>
            </w:ins>
          </w:p>
        </w:tc>
      </w:tr>
      <w:tr w:rsidR="003D63D3" w14:paraId="04620F97" w14:textId="77777777" w:rsidTr="0012790F">
        <w:trPr>
          <w:trHeight w:val="281"/>
          <w:jc w:val="center"/>
          <w:ins w:id="553" w:author="王 家才" w:date="2019-06-08T10:47:00Z"/>
        </w:trPr>
        <w:tc>
          <w:tcPr>
            <w:tcW w:w="1459" w:type="dxa"/>
            <w:tcPrChange w:id="554" w:author="王 家才" w:date="2019-06-08T11:24:00Z">
              <w:tcPr>
                <w:tcW w:w="4148" w:type="dxa"/>
                <w:gridSpan w:val="2"/>
              </w:tcPr>
            </w:tcPrChange>
          </w:tcPr>
          <w:p w14:paraId="4E421D7C" w14:textId="47D397E0" w:rsidR="003D63D3" w:rsidRDefault="00373EE5">
            <w:pPr>
              <w:ind w:firstLineChars="0" w:firstLine="0"/>
              <w:jc w:val="center"/>
              <w:rPr>
                <w:ins w:id="555" w:author="王 家才" w:date="2019-06-08T10:47:00Z"/>
              </w:rPr>
              <w:pPrChange w:id="556" w:author="王 家才" w:date="2019-06-08T10:47:00Z">
                <w:pPr>
                  <w:ind w:firstLineChars="0" w:firstLine="0"/>
                </w:pPr>
              </w:pPrChange>
            </w:pPr>
            <w:ins w:id="557" w:author="王 家才" w:date="2019-06-08T10:49:00Z">
              <w:r>
                <w:rPr>
                  <w:rFonts w:hint="eastAsia"/>
                </w:rPr>
                <w:t>10</w:t>
              </w:r>
            </w:ins>
          </w:p>
        </w:tc>
        <w:tc>
          <w:tcPr>
            <w:tcW w:w="4632" w:type="dxa"/>
            <w:tcPrChange w:id="558" w:author="王 家才" w:date="2019-06-08T11:24:00Z">
              <w:tcPr>
                <w:tcW w:w="4148" w:type="dxa"/>
                <w:gridSpan w:val="2"/>
              </w:tcPr>
            </w:tcPrChange>
          </w:tcPr>
          <w:p w14:paraId="5971F8C9" w14:textId="39144552" w:rsidR="003D63D3" w:rsidRDefault="00044E0D">
            <w:pPr>
              <w:keepNext/>
              <w:ind w:firstLineChars="0" w:firstLine="0"/>
              <w:jc w:val="center"/>
              <w:rPr>
                <w:ins w:id="559" w:author="王 家才" w:date="2019-06-08T10:47:00Z"/>
              </w:rPr>
              <w:pPrChange w:id="560" w:author="王 家才" w:date="2019-06-08T10:49:00Z">
                <w:pPr>
                  <w:ind w:firstLineChars="0" w:firstLine="0"/>
                </w:pPr>
              </w:pPrChange>
            </w:pPr>
            <w:ins w:id="561" w:author="王 家才" w:date="2019-06-08T11:10:00Z">
              <w:r>
                <w:rPr>
                  <w:rFonts w:hint="eastAsia"/>
                </w:rPr>
                <w:t>无任何不适，与日常视物体验一致</w:t>
              </w:r>
            </w:ins>
          </w:p>
        </w:tc>
      </w:tr>
    </w:tbl>
    <w:p w14:paraId="4477749A" w14:textId="4F960C4C" w:rsidR="0002159C" w:rsidRPr="003D63D3" w:rsidRDefault="003D63D3">
      <w:pPr>
        <w:pStyle w:val="a5"/>
        <w:ind w:firstLine="420"/>
        <w:jc w:val="center"/>
        <w:rPr>
          <w:rFonts w:ascii="宋体" w:hAnsi="宋体"/>
          <w:sz w:val="21"/>
          <w:szCs w:val="21"/>
          <w:rPrChange w:id="562" w:author="王 家才" w:date="2019-06-08T10:49:00Z">
            <w:rPr/>
          </w:rPrChange>
        </w:rPr>
        <w:pPrChange w:id="563" w:author="王 家才" w:date="2019-06-08T10:49:00Z">
          <w:pPr>
            <w:ind w:firstLine="480"/>
          </w:pPr>
        </w:pPrChange>
      </w:pPr>
      <w:ins w:id="564" w:author="王 家才" w:date="2019-06-08T10:49:00Z">
        <w:r w:rsidRPr="003D63D3">
          <w:rPr>
            <w:rFonts w:ascii="宋体" w:eastAsia="宋体" w:hAnsi="宋体" w:hint="eastAsia"/>
            <w:sz w:val="21"/>
            <w:szCs w:val="21"/>
            <w:rPrChange w:id="565" w:author="王 家才" w:date="2019-06-08T10:49:00Z">
              <w:rPr>
                <w:rFonts w:hint="eastAsia"/>
              </w:rPr>
            </w:rPrChange>
          </w:rPr>
          <w:t>表</w:t>
        </w:r>
        <w:r>
          <w:rPr>
            <w:rFonts w:ascii="宋体" w:eastAsia="宋体" w:hAnsi="宋体" w:hint="eastAsia"/>
            <w:sz w:val="21"/>
            <w:szCs w:val="21"/>
          </w:rPr>
          <w:t>4-1</w:t>
        </w:r>
        <w:r w:rsidRPr="003D63D3">
          <w:rPr>
            <w:rFonts w:ascii="宋体" w:eastAsia="宋体" w:hAnsi="宋体" w:hint="eastAsia"/>
            <w:sz w:val="21"/>
            <w:szCs w:val="21"/>
            <w:rPrChange w:id="566" w:author="王 家才" w:date="2019-06-08T10:49:00Z">
              <w:rPr>
                <w:rFonts w:hint="eastAsia"/>
              </w:rPr>
            </w:rPrChange>
          </w:rPr>
          <w:t>视频舒适度得分衡量表</w:t>
        </w:r>
      </w:ins>
    </w:p>
    <w:p w14:paraId="70B0FB0D" w14:textId="77777777" w:rsidR="00F22ED3" w:rsidRDefault="00F22ED3">
      <w:pPr>
        <w:widowControl/>
        <w:adjustRightInd/>
        <w:snapToGrid/>
        <w:spacing w:line="240" w:lineRule="auto"/>
        <w:ind w:firstLineChars="0" w:firstLine="0"/>
        <w:jc w:val="left"/>
      </w:pPr>
      <w:r>
        <w:br w:type="page"/>
      </w:r>
    </w:p>
    <w:p w14:paraId="1C083A48" w14:textId="2DA5101E" w:rsidR="00F22ED3" w:rsidRDefault="00F22ED3" w:rsidP="00F22ED3">
      <w:pPr>
        <w:pStyle w:val="2"/>
        <w:numPr>
          <w:ilvl w:val="1"/>
          <w:numId w:val="15"/>
        </w:numPr>
        <w:ind w:firstLineChars="0"/>
      </w:pPr>
      <w:bookmarkStart w:id="567" w:name="_Toc10898688"/>
      <w:r w:rsidRPr="00F22ED3">
        <w:rPr>
          <w:rFonts w:hint="eastAsia"/>
        </w:rPr>
        <w:lastRenderedPageBreak/>
        <w:t>实验结果分析</w:t>
      </w:r>
      <w:bookmarkEnd w:id="567"/>
    </w:p>
    <w:p w14:paraId="7D8B8271" w14:textId="04025203" w:rsidR="00F22ED3" w:rsidRDefault="00F22ED3" w:rsidP="00F22ED3">
      <w:pPr>
        <w:ind w:firstLine="480"/>
      </w:pPr>
      <w:r w:rsidRPr="00F22ED3">
        <w:rPr>
          <w:rFonts w:hint="eastAsia"/>
        </w:rPr>
        <w:t>为保证实验数据相对准确，对每个视频序列的</w:t>
      </w:r>
      <w:r w:rsidRPr="00F22ED3">
        <w:rPr>
          <w:rFonts w:hint="eastAsia"/>
        </w:rPr>
        <w:t>8</w:t>
      </w:r>
      <w:r w:rsidRPr="00F22ED3">
        <w:rPr>
          <w:rFonts w:hint="eastAsia"/>
        </w:rPr>
        <w:t>个得分去掉偏差最大的得分项。去除误差数据后所得实验结果如</w:t>
      </w:r>
      <w:r w:rsidR="003E0169">
        <w:rPr>
          <w:rFonts w:hint="eastAsia"/>
        </w:rPr>
        <w:t>图</w:t>
      </w:r>
      <w:r>
        <w:rPr>
          <w:rFonts w:hint="eastAsia"/>
        </w:rPr>
        <w:t>4-1</w:t>
      </w:r>
      <w:r>
        <w:rPr>
          <w:rFonts w:hint="eastAsia"/>
        </w:rPr>
        <w:t>所示</w:t>
      </w:r>
      <w:r w:rsidR="00846E93">
        <w:rPr>
          <w:rFonts w:hint="eastAsia"/>
        </w:rPr>
        <w:t>。</w:t>
      </w:r>
    </w:p>
    <w:p w14:paraId="44D0EAF8" w14:textId="77777777" w:rsidR="00846E93" w:rsidRDefault="00F22ED3" w:rsidP="00846E93">
      <w:pPr>
        <w:keepNext/>
        <w:ind w:firstLineChars="0" w:firstLine="0"/>
      </w:pPr>
      <w:r>
        <w:rPr>
          <w:noProof/>
        </w:rPr>
        <w:drawing>
          <wp:inline distT="0" distB="0" distL="0" distR="0" wp14:anchorId="72B42E93" wp14:editId="28BB838B">
            <wp:extent cx="5274310" cy="2902585"/>
            <wp:effectExtent l="0" t="0" r="2540" b="12065"/>
            <wp:docPr id="407" name="图表 407">
              <a:extLst xmlns:a="http://schemas.openxmlformats.org/drawingml/2006/main">
                <a:ext uri="{FF2B5EF4-FFF2-40B4-BE49-F238E27FC236}">
                  <a16:creationId xmlns:a16="http://schemas.microsoft.com/office/drawing/2014/main" id="{E8482560-D106-4D9E-A448-5ECDA0FCD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4F8EC7" w14:textId="6ECDB421" w:rsidR="00F22ED3" w:rsidRPr="00846E93" w:rsidRDefault="003E0169" w:rsidP="00846E93">
      <w:pPr>
        <w:pStyle w:val="a5"/>
        <w:ind w:firstLine="420"/>
        <w:jc w:val="center"/>
        <w:rPr>
          <w:rFonts w:ascii="宋体" w:eastAsia="宋体" w:hAnsi="宋体"/>
          <w:sz w:val="21"/>
          <w:szCs w:val="21"/>
        </w:rPr>
      </w:pPr>
      <w:r>
        <w:rPr>
          <w:rFonts w:ascii="宋体" w:eastAsia="宋体" w:hAnsi="宋体" w:hint="eastAsia"/>
          <w:sz w:val="21"/>
          <w:szCs w:val="21"/>
        </w:rPr>
        <w:t>图</w:t>
      </w:r>
      <w:r w:rsidR="00846E93" w:rsidRPr="00846E93">
        <w:rPr>
          <w:rFonts w:ascii="宋体" w:eastAsia="宋体" w:hAnsi="宋体" w:hint="eastAsia"/>
          <w:sz w:val="21"/>
          <w:szCs w:val="21"/>
        </w:rPr>
        <w:t xml:space="preserve"> 4-1</w:t>
      </w:r>
      <w:r w:rsidR="00846E93" w:rsidRPr="00846E93">
        <w:rPr>
          <w:rFonts w:ascii="宋体" w:eastAsia="宋体" w:hAnsi="宋体"/>
          <w:sz w:val="21"/>
          <w:szCs w:val="21"/>
        </w:rPr>
        <w:t xml:space="preserve"> </w:t>
      </w:r>
      <w:r w:rsidR="00846E93" w:rsidRPr="00846E93">
        <w:rPr>
          <w:rFonts w:ascii="宋体" w:eastAsia="宋体" w:hAnsi="宋体" w:hint="eastAsia"/>
          <w:noProof/>
          <w:sz w:val="21"/>
          <w:szCs w:val="21"/>
        </w:rPr>
        <w:t>主观评价实验结果</w:t>
      </w:r>
    </w:p>
    <w:p w14:paraId="622DAD14" w14:textId="0D55D16E" w:rsidR="00846E93" w:rsidRDefault="00846E93" w:rsidP="00F22ED3">
      <w:pPr>
        <w:ind w:firstLineChars="0" w:firstLine="0"/>
      </w:pPr>
    </w:p>
    <w:p w14:paraId="3050116C" w14:textId="4220A5E7" w:rsidR="00846E93" w:rsidRDefault="003E0169" w:rsidP="003E0169">
      <w:pPr>
        <w:ind w:firstLine="480"/>
        <w:rPr>
          <w:ins w:id="568" w:author="王 家才" w:date="2019-06-08T16:01:00Z"/>
        </w:rPr>
      </w:pPr>
      <w:r w:rsidRPr="003E0169">
        <w:rPr>
          <w:rFonts w:hint="eastAsia"/>
        </w:rPr>
        <w:t>从图中可以看出，去除误差数据后的每个测试视频的平均得分与算法估计值有较大的相似程度，可以认为该基于统计学特征的舒适度评价模型对立体视频的舒适度评价结果是可信的。从图中可以看出，受试者对某些视频的舒适度感受有较大差异，例如名为《魔法王国》的视频样本，即使去除误差数据后，其最低分为</w:t>
      </w:r>
      <w:r w:rsidRPr="003E0169">
        <w:rPr>
          <w:rFonts w:hint="eastAsia"/>
        </w:rPr>
        <w:t>6</w:t>
      </w:r>
      <w:r w:rsidRPr="003E0169">
        <w:rPr>
          <w:rFonts w:hint="eastAsia"/>
        </w:rPr>
        <w:t>分，而最高分达到了</w:t>
      </w:r>
      <w:r w:rsidRPr="003E0169">
        <w:rPr>
          <w:rFonts w:hint="eastAsia"/>
        </w:rPr>
        <w:t>9</w:t>
      </w:r>
      <w:r w:rsidRPr="003E0169">
        <w:rPr>
          <w:rFonts w:hint="eastAsia"/>
        </w:rPr>
        <w:t>分，这说明受试者对立体视频的舒适度感受是相当主观的。在实验过程中，多数受试者对于视频样本《阿凡达》的观影感受均为“运动过快，导致眼球无法快速追踪到前景物，产生画面模糊的感觉”，这与算法对该视频的评价一致。另外，所有受试者均认为画面舒适度受画面运动的影响最大，其次是前景物过大导致的“压迫感”，这与已有的基于主观评价测试的舒适度研究结果大致相符。</w:t>
      </w:r>
    </w:p>
    <w:p w14:paraId="79896DB3" w14:textId="37390118" w:rsidR="00B010D7" w:rsidRDefault="00B010D7" w:rsidP="003E0169">
      <w:pPr>
        <w:ind w:firstLine="480"/>
        <w:rPr>
          <w:ins w:id="569" w:author="王 家才" w:date="2019-06-08T16:05:00Z"/>
        </w:rPr>
      </w:pPr>
      <w:ins w:id="570" w:author="王 家才" w:date="2019-06-08T16:01:00Z">
        <w:r>
          <w:rPr>
            <w:rFonts w:hint="eastAsia"/>
          </w:rPr>
          <w:t>实验结果中每个</w:t>
        </w:r>
      </w:ins>
      <w:ins w:id="571" w:author="王 家才" w:date="2019-06-08T16:03:00Z">
        <w:r>
          <w:rPr>
            <w:rFonts w:hint="eastAsia"/>
          </w:rPr>
          <w:t>视频</w:t>
        </w:r>
      </w:ins>
      <w:ins w:id="572" w:author="王 家才" w:date="2019-06-08T16:01:00Z">
        <w:r>
          <w:rPr>
            <w:rFonts w:hint="eastAsia"/>
          </w:rPr>
          <w:t>的得分</w:t>
        </w:r>
      </w:ins>
      <w:ins w:id="573" w:author="王 家才" w:date="2019-06-08T16:02:00Z">
        <w:r>
          <w:rPr>
            <w:rFonts w:hint="eastAsia"/>
          </w:rPr>
          <w:t>都超过</w:t>
        </w:r>
        <w:r>
          <w:rPr>
            <w:rFonts w:hint="eastAsia"/>
          </w:rPr>
          <w:t>6</w:t>
        </w:r>
        <w:r>
          <w:rPr>
            <w:rFonts w:hint="eastAsia"/>
          </w:rPr>
          <w:t>分</w:t>
        </w:r>
      </w:ins>
      <w:ins w:id="574" w:author="王 家才" w:date="2019-06-08T16:04:00Z">
        <w:r>
          <w:rPr>
            <w:rFonts w:hint="eastAsia"/>
          </w:rPr>
          <w:t>，没有出现舒适度特别低的视频样本</w:t>
        </w:r>
      </w:ins>
      <w:ins w:id="575" w:author="王 家才" w:date="2019-06-08T16:02:00Z">
        <w:r>
          <w:rPr>
            <w:rFonts w:hint="eastAsia"/>
          </w:rPr>
          <w:t>。鉴于所有视频片段均</w:t>
        </w:r>
      </w:ins>
      <w:ins w:id="576" w:author="王 家才" w:date="2019-06-08T16:05:00Z">
        <w:r>
          <w:rPr>
            <w:rFonts w:hint="eastAsia"/>
          </w:rPr>
          <w:t>来源于已</w:t>
        </w:r>
      </w:ins>
      <w:ins w:id="577" w:author="王 家才" w:date="2019-06-08T16:02:00Z">
        <w:r>
          <w:rPr>
            <w:rFonts w:hint="eastAsia"/>
          </w:rPr>
          <w:t>上映的商业视频，</w:t>
        </w:r>
      </w:ins>
      <w:ins w:id="578" w:author="王 家才" w:date="2019-06-08T16:05:00Z">
        <w:r>
          <w:rPr>
            <w:rFonts w:hint="eastAsia"/>
          </w:rPr>
          <w:t>这种现象是合理的。</w:t>
        </w:r>
      </w:ins>
    </w:p>
    <w:p w14:paraId="20EBBE54" w14:textId="77777777" w:rsidR="00230872" w:rsidRDefault="00230872" w:rsidP="003E0169">
      <w:pPr>
        <w:ind w:firstLine="480"/>
        <w:rPr>
          <w:ins w:id="579" w:author="王 家才" w:date="2019-06-08T16:03:00Z"/>
        </w:rPr>
      </w:pPr>
    </w:p>
    <w:p w14:paraId="7EE111EE" w14:textId="77777777" w:rsidR="00B010D7" w:rsidRDefault="00B010D7">
      <w:pPr>
        <w:widowControl/>
        <w:adjustRightInd/>
        <w:snapToGrid/>
        <w:spacing w:line="240" w:lineRule="auto"/>
        <w:ind w:firstLineChars="0" w:firstLine="0"/>
        <w:jc w:val="left"/>
        <w:rPr>
          <w:ins w:id="580" w:author="王 家才" w:date="2019-06-08T16:03:00Z"/>
        </w:rPr>
      </w:pPr>
      <w:ins w:id="581" w:author="王 家才" w:date="2019-06-08T16:03:00Z">
        <w:r>
          <w:br w:type="page"/>
        </w:r>
      </w:ins>
    </w:p>
    <w:p w14:paraId="696F3B8F" w14:textId="1B79E0CF" w:rsidR="00B010D7" w:rsidDel="00B010D7" w:rsidRDefault="00B010D7" w:rsidP="003E0169">
      <w:pPr>
        <w:ind w:firstLine="480"/>
        <w:rPr>
          <w:del w:id="582" w:author="王 家才" w:date="2019-06-08T16:03:00Z"/>
        </w:rPr>
      </w:pPr>
    </w:p>
    <w:p w14:paraId="78F3C0BB" w14:textId="3101665E" w:rsidR="0000516E" w:rsidRDefault="0000516E" w:rsidP="0000516E">
      <w:pPr>
        <w:ind w:firstLine="480"/>
        <w:rPr>
          <w:ins w:id="583" w:author="王 家才" w:date="2019-06-10T15:09:00Z"/>
        </w:rPr>
      </w:pPr>
      <w:r w:rsidRPr="0000516E">
        <w:rPr>
          <w:rFonts w:hint="eastAsia"/>
        </w:rPr>
        <w:t>每个视频样本最终的主观评价得分平均值和算法给出的估计值如</w:t>
      </w:r>
      <w:r>
        <w:rPr>
          <w:rFonts w:hint="eastAsia"/>
        </w:rPr>
        <w:t>表</w:t>
      </w:r>
      <w:r>
        <w:rPr>
          <w:rFonts w:hint="eastAsia"/>
        </w:rPr>
        <w:t>4-1</w:t>
      </w:r>
      <w:r>
        <w:rPr>
          <w:rFonts w:hint="eastAsia"/>
        </w:rPr>
        <w:t>。</w:t>
      </w:r>
    </w:p>
    <w:p w14:paraId="1DC0F6CC" w14:textId="77777777" w:rsidR="00A86ACE" w:rsidRPr="0000516E" w:rsidRDefault="00A86ACE" w:rsidP="0000516E">
      <w:pPr>
        <w:ind w:firstLine="480"/>
      </w:pPr>
    </w:p>
    <w:tbl>
      <w:tblPr>
        <w:tblStyle w:val="a9"/>
        <w:tblW w:w="0" w:type="auto"/>
        <w:tblLook w:val="04A0" w:firstRow="1" w:lastRow="0" w:firstColumn="1" w:lastColumn="0" w:noHBand="0" w:noVBand="1"/>
      </w:tblPr>
      <w:tblGrid>
        <w:gridCol w:w="2074"/>
        <w:gridCol w:w="2074"/>
        <w:gridCol w:w="2074"/>
        <w:gridCol w:w="2074"/>
      </w:tblGrid>
      <w:tr w:rsidR="0000516E" w:rsidRPr="0000516E" w14:paraId="3877C207" w14:textId="77777777" w:rsidTr="0000516E">
        <w:tc>
          <w:tcPr>
            <w:tcW w:w="2074" w:type="dxa"/>
          </w:tcPr>
          <w:p w14:paraId="0121DD1F" w14:textId="24556343" w:rsidR="0000516E" w:rsidRPr="0000516E" w:rsidRDefault="0000516E" w:rsidP="00C07D2F">
            <w:pPr>
              <w:ind w:firstLineChars="0" w:firstLine="0"/>
              <w:jc w:val="center"/>
            </w:pPr>
          </w:p>
        </w:tc>
        <w:tc>
          <w:tcPr>
            <w:tcW w:w="2074" w:type="dxa"/>
          </w:tcPr>
          <w:p w14:paraId="0B2CAB2F" w14:textId="77777777" w:rsidR="0000516E" w:rsidRPr="0000516E" w:rsidRDefault="0000516E" w:rsidP="00C07D2F">
            <w:pPr>
              <w:ind w:firstLineChars="0" w:firstLine="0"/>
              <w:jc w:val="center"/>
            </w:pPr>
            <w:r w:rsidRPr="0000516E">
              <w:rPr>
                <w:rFonts w:hint="eastAsia"/>
              </w:rPr>
              <w:t>平均得分</w:t>
            </w:r>
          </w:p>
        </w:tc>
        <w:tc>
          <w:tcPr>
            <w:tcW w:w="2074" w:type="dxa"/>
          </w:tcPr>
          <w:p w14:paraId="4BAFD10A" w14:textId="77777777" w:rsidR="0000516E" w:rsidRPr="0000516E" w:rsidRDefault="0000516E" w:rsidP="00C07D2F">
            <w:pPr>
              <w:ind w:firstLineChars="0" w:firstLine="0"/>
              <w:jc w:val="center"/>
            </w:pPr>
            <w:r w:rsidRPr="0000516E">
              <w:rPr>
                <w:rFonts w:hint="eastAsia"/>
              </w:rPr>
              <w:t>算法估值</w:t>
            </w:r>
          </w:p>
        </w:tc>
        <w:tc>
          <w:tcPr>
            <w:tcW w:w="2074" w:type="dxa"/>
          </w:tcPr>
          <w:p w14:paraId="32F33CFF" w14:textId="168CC130" w:rsidR="0000516E" w:rsidRPr="0000516E" w:rsidRDefault="0000516E" w:rsidP="00C07D2F">
            <w:pPr>
              <w:ind w:firstLineChars="0" w:firstLine="0"/>
              <w:jc w:val="center"/>
            </w:pPr>
            <w:r w:rsidRPr="0000516E">
              <w:rPr>
                <w:rFonts w:hint="eastAsia"/>
              </w:rPr>
              <w:t>误差</w:t>
            </w:r>
          </w:p>
        </w:tc>
      </w:tr>
      <w:tr w:rsidR="0000516E" w:rsidRPr="0000516E" w14:paraId="2A2947EC" w14:textId="77777777" w:rsidTr="0000516E">
        <w:tc>
          <w:tcPr>
            <w:tcW w:w="2074" w:type="dxa"/>
          </w:tcPr>
          <w:p w14:paraId="655B53A4" w14:textId="77777777" w:rsidR="0000516E" w:rsidRPr="0000516E" w:rsidRDefault="0000516E" w:rsidP="00C07D2F">
            <w:pPr>
              <w:ind w:firstLineChars="0" w:firstLine="0"/>
              <w:jc w:val="center"/>
            </w:pPr>
            <w:r w:rsidRPr="0000516E">
              <w:rPr>
                <w:rFonts w:hint="eastAsia"/>
              </w:rPr>
              <w:t>阿凡达</w:t>
            </w:r>
          </w:p>
        </w:tc>
        <w:tc>
          <w:tcPr>
            <w:tcW w:w="2074" w:type="dxa"/>
          </w:tcPr>
          <w:p w14:paraId="7BA4B741" w14:textId="77777777" w:rsidR="0000516E" w:rsidRPr="0000516E" w:rsidRDefault="0000516E" w:rsidP="00C07D2F">
            <w:pPr>
              <w:ind w:firstLineChars="0" w:firstLine="0"/>
              <w:jc w:val="center"/>
            </w:pPr>
            <w:r w:rsidRPr="0000516E">
              <w:rPr>
                <w:rFonts w:hint="eastAsia"/>
              </w:rPr>
              <w:t>6.24</w:t>
            </w:r>
          </w:p>
        </w:tc>
        <w:tc>
          <w:tcPr>
            <w:tcW w:w="2074" w:type="dxa"/>
          </w:tcPr>
          <w:p w14:paraId="79174267" w14:textId="77777777" w:rsidR="0000516E" w:rsidRPr="0000516E" w:rsidRDefault="0000516E" w:rsidP="00C07D2F">
            <w:pPr>
              <w:ind w:firstLineChars="0" w:firstLine="0"/>
              <w:jc w:val="center"/>
            </w:pPr>
            <w:r w:rsidRPr="0000516E">
              <w:rPr>
                <w:rFonts w:hint="eastAsia"/>
              </w:rPr>
              <w:t>6.7</w:t>
            </w:r>
          </w:p>
        </w:tc>
        <w:tc>
          <w:tcPr>
            <w:tcW w:w="2074" w:type="dxa"/>
          </w:tcPr>
          <w:p w14:paraId="0C5B6B1F" w14:textId="019BEF9A" w:rsidR="0000516E" w:rsidRPr="0000516E" w:rsidRDefault="0000516E" w:rsidP="00C07D2F">
            <w:pPr>
              <w:ind w:firstLineChars="0" w:firstLine="0"/>
              <w:jc w:val="center"/>
            </w:pPr>
            <w:r w:rsidRPr="0000516E">
              <w:rPr>
                <w:rFonts w:hint="eastAsia"/>
              </w:rPr>
              <w:t>7</w:t>
            </w:r>
            <w:r>
              <w:t>.</w:t>
            </w:r>
            <w:r w:rsidRPr="0000516E">
              <w:rPr>
                <w:rFonts w:hint="eastAsia"/>
              </w:rPr>
              <w:t>37</w:t>
            </w:r>
            <w:r w:rsidRPr="0000516E">
              <w:t>%</w:t>
            </w:r>
          </w:p>
        </w:tc>
      </w:tr>
      <w:tr w:rsidR="0000516E" w:rsidRPr="0000516E" w14:paraId="2031CED8" w14:textId="77777777" w:rsidTr="0000516E">
        <w:tc>
          <w:tcPr>
            <w:tcW w:w="2074" w:type="dxa"/>
          </w:tcPr>
          <w:p w14:paraId="0CB90367" w14:textId="77777777" w:rsidR="0000516E" w:rsidRPr="0000516E" w:rsidRDefault="0000516E" w:rsidP="00C07D2F">
            <w:pPr>
              <w:ind w:firstLineChars="0" w:firstLine="0"/>
              <w:jc w:val="center"/>
            </w:pPr>
            <w:r w:rsidRPr="0000516E">
              <w:rPr>
                <w:rFonts w:hint="eastAsia"/>
              </w:rPr>
              <w:t>复仇者联盟</w:t>
            </w:r>
          </w:p>
        </w:tc>
        <w:tc>
          <w:tcPr>
            <w:tcW w:w="2074" w:type="dxa"/>
          </w:tcPr>
          <w:p w14:paraId="30C431A7" w14:textId="77777777" w:rsidR="0000516E" w:rsidRPr="0000516E" w:rsidRDefault="0000516E" w:rsidP="00C07D2F">
            <w:pPr>
              <w:ind w:firstLineChars="0" w:firstLine="0"/>
              <w:jc w:val="center"/>
            </w:pPr>
            <w:r w:rsidRPr="0000516E">
              <w:rPr>
                <w:rFonts w:hint="eastAsia"/>
              </w:rPr>
              <w:t>7.27</w:t>
            </w:r>
          </w:p>
        </w:tc>
        <w:tc>
          <w:tcPr>
            <w:tcW w:w="2074" w:type="dxa"/>
          </w:tcPr>
          <w:p w14:paraId="71B1A616" w14:textId="77777777" w:rsidR="0000516E" w:rsidRPr="0000516E" w:rsidRDefault="0000516E" w:rsidP="00C07D2F">
            <w:pPr>
              <w:ind w:firstLineChars="0" w:firstLine="0"/>
              <w:jc w:val="center"/>
            </w:pPr>
            <w:r w:rsidRPr="0000516E">
              <w:rPr>
                <w:rFonts w:hint="eastAsia"/>
              </w:rPr>
              <w:t>7.1</w:t>
            </w:r>
          </w:p>
        </w:tc>
        <w:tc>
          <w:tcPr>
            <w:tcW w:w="2074" w:type="dxa"/>
          </w:tcPr>
          <w:p w14:paraId="473D92B4" w14:textId="5AC8255B" w:rsidR="0000516E" w:rsidRPr="0000516E" w:rsidRDefault="0000516E" w:rsidP="00C07D2F">
            <w:pPr>
              <w:ind w:firstLineChars="0" w:firstLine="0"/>
              <w:jc w:val="center"/>
            </w:pPr>
            <w:r w:rsidRPr="0000516E">
              <w:rPr>
                <w:rFonts w:hint="eastAsia"/>
              </w:rPr>
              <w:t>2</w:t>
            </w:r>
            <w:r>
              <w:t>.</w:t>
            </w:r>
            <w:r w:rsidRPr="0000516E">
              <w:rPr>
                <w:rFonts w:hint="eastAsia"/>
              </w:rPr>
              <w:t>3</w:t>
            </w:r>
            <w:r>
              <w:t>4%</w:t>
            </w:r>
          </w:p>
        </w:tc>
      </w:tr>
      <w:tr w:rsidR="0000516E" w:rsidRPr="0000516E" w14:paraId="5664EA97" w14:textId="77777777" w:rsidTr="0000516E">
        <w:tc>
          <w:tcPr>
            <w:tcW w:w="2074" w:type="dxa"/>
          </w:tcPr>
          <w:p w14:paraId="31D90AF0" w14:textId="77777777" w:rsidR="0000516E" w:rsidRPr="0000516E" w:rsidRDefault="0000516E" w:rsidP="00C07D2F">
            <w:pPr>
              <w:ind w:firstLineChars="0" w:firstLine="0"/>
              <w:jc w:val="center"/>
            </w:pPr>
            <w:r w:rsidRPr="0000516E">
              <w:rPr>
                <w:rFonts w:hint="eastAsia"/>
              </w:rPr>
              <w:t>驯龙高手</w:t>
            </w:r>
          </w:p>
        </w:tc>
        <w:tc>
          <w:tcPr>
            <w:tcW w:w="2074" w:type="dxa"/>
          </w:tcPr>
          <w:p w14:paraId="6E856430" w14:textId="77777777" w:rsidR="0000516E" w:rsidRPr="0000516E" w:rsidRDefault="0000516E" w:rsidP="00C07D2F">
            <w:pPr>
              <w:ind w:firstLineChars="0" w:firstLine="0"/>
              <w:jc w:val="center"/>
            </w:pPr>
            <w:r w:rsidRPr="0000516E">
              <w:rPr>
                <w:rFonts w:hint="eastAsia"/>
              </w:rPr>
              <w:t>8.77</w:t>
            </w:r>
          </w:p>
        </w:tc>
        <w:tc>
          <w:tcPr>
            <w:tcW w:w="2074" w:type="dxa"/>
          </w:tcPr>
          <w:p w14:paraId="0E617ED3" w14:textId="77777777" w:rsidR="0000516E" w:rsidRPr="0000516E" w:rsidRDefault="0000516E" w:rsidP="00C07D2F">
            <w:pPr>
              <w:ind w:firstLineChars="0" w:firstLine="0"/>
              <w:jc w:val="center"/>
            </w:pPr>
            <w:r w:rsidRPr="0000516E">
              <w:rPr>
                <w:rFonts w:hint="eastAsia"/>
              </w:rPr>
              <w:t>9.3</w:t>
            </w:r>
          </w:p>
        </w:tc>
        <w:tc>
          <w:tcPr>
            <w:tcW w:w="2074" w:type="dxa"/>
          </w:tcPr>
          <w:p w14:paraId="4D4B2205" w14:textId="3B1777AF" w:rsidR="0000516E" w:rsidRPr="0000516E" w:rsidRDefault="0000516E" w:rsidP="00C07D2F">
            <w:pPr>
              <w:ind w:firstLineChars="0" w:firstLine="0"/>
              <w:jc w:val="center"/>
            </w:pPr>
            <w:r w:rsidRPr="0000516E">
              <w:rPr>
                <w:rFonts w:hint="eastAsia"/>
              </w:rPr>
              <w:t>6</w:t>
            </w:r>
            <w:r>
              <w:t>.</w:t>
            </w:r>
            <w:r w:rsidRPr="0000516E">
              <w:rPr>
                <w:rFonts w:hint="eastAsia"/>
              </w:rPr>
              <w:t>04</w:t>
            </w:r>
            <w:r>
              <w:t>%</w:t>
            </w:r>
          </w:p>
        </w:tc>
      </w:tr>
      <w:tr w:rsidR="0000516E" w:rsidRPr="0000516E" w14:paraId="079B47DC" w14:textId="77777777" w:rsidTr="0000516E">
        <w:tc>
          <w:tcPr>
            <w:tcW w:w="2074" w:type="dxa"/>
          </w:tcPr>
          <w:p w14:paraId="78887559" w14:textId="77777777" w:rsidR="0000516E" w:rsidRPr="0000516E" w:rsidRDefault="0000516E" w:rsidP="00C07D2F">
            <w:pPr>
              <w:ind w:firstLineChars="0" w:firstLine="0"/>
              <w:jc w:val="center"/>
            </w:pPr>
            <w:r w:rsidRPr="0000516E">
              <w:rPr>
                <w:rFonts w:hint="eastAsia"/>
              </w:rPr>
              <w:t>魔法王国</w:t>
            </w:r>
          </w:p>
        </w:tc>
        <w:tc>
          <w:tcPr>
            <w:tcW w:w="2074" w:type="dxa"/>
          </w:tcPr>
          <w:p w14:paraId="260AD703" w14:textId="77777777" w:rsidR="0000516E" w:rsidRPr="0000516E" w:rsidRDefault="0000516E" w:rsidP="00C07D2F">
            <w:pPr>
              <w:ind w:firstLineChars="0" w:firstLine="0"/>
              <w:jc w:val="center"/>
            </w:pPr>
            <w:r w:rsidRPr="0000516E">
              <w:rPr>
                <w:rFonts w:hint="eastAsia"/>
              </w:rPr>
              <w:t>8.16</w:t>
            </w:r>
          </w:p>
        </w:tc>
        <w:tc>
          <w:tcPr>
            <w:tcW w:w="2074" w:type="dxa"/>
          </w:tcPr>
          <w:p w14:paraId="08E7555A" w14:textId="77777777" w:rsidR="0000516E" w:rsidRPr="0000516E" w:rsidRDefault="0000516E" w:rsidP="00C07D2F">
            <w:pPr>
              <w:ind w:firstLineChars="0" w:firstLine="0"/>
              <w:jc w:val="center"/>
            </w:pPr>
            <w:r w:rsidRPr="0000516E">
              <w:rPr>
                <w:rFonts w:hint="eastAsia"/>
              </w:rPr>
              <w:t>7.8</w:t>
            </w:r>
          </w:p>
        </w:tc>
        <w:tc>
          <w:tcPr>
            <w:tcW w:w="2074" w:type="dxa"/>
          </w:tcPr>
          <w:p w14:paraId="2DC20735" w14:textId="29EF4B42" w:rsidR="0000516E" w:rsidRPr="0000516E" w:rsidRDefault="0000516E" w:rsidP="00C07D2F">
            <w:pPr>
              <w:ind w:firstLineChars="0" w:firstLine="0"/>
              <w:jc w:val="center"/>
            </w:pPr>
            <w:r w:rsidRPr="0000516E">
              <w:rPr>
                <w:rFonts w:hint="eastAsia"/>
              </w:rPr>
              <w:t>4</w:t>
            </w:r>
            <w:r>
              <w:t>.</w:t>
            </w:r>
            <w:r w:rsidRPr="0000516E">
              <w:rPr>
                <w:rFonts w:hint="eastAsia"/>
              </w:rPr>
              <w:t>41</w:t>
            </w:r>
            <w:r>
              <w:t>%</w:t>
            </w:r>
          </w:p>
        </w:tc>
      </w:tr>
      <w:tr w:rsidR="0000516E" w:rsidRPr="0000516E" w14:paraId="4A150B0A" w14:textId="77777777" w:rsidTr="0000516E">
        <w:tc>
          <w:tcPr>
            <w:tcW w:w="2074" w:type="dxa"/>
          </w:tcPr>
          <w:p w14:paraId="6B2080F6" w14:textId="77777777" w:rsidR="0000516E" w:rsidRPr="0000516E" w:rsidRDefault="0000516E" w:rsidP="00C07D2F">
            <w:pPr>
              <w:ind w:firstLineChars="0" w:firstLine="0"/>
              <w:jc w:val="center"/>
            </w:pPr>
            <w:r w:rsidRPr="0000516E">
              <w:rPr>
                <w:rFonts w:hint="eastAsia"/>
              </w:rPr>
              <w:t>疯狂动物城</w:t>
            </w:r>
          </w:p>
        </w:tc>
        <w:tc>
          <w:tcPr>
            <w:tcW w:w="2074" w:type="dxa"/>
          </w:tcPr>
          <w:p w14:paraId="5900467E" w14:textId="77777777" w:rsidR="0000516E" w:rsidRPr="0000516E" w:rsidRDefault="0000516E" w:rsidP="00C07D2F">
            <w:pPr>
              <w:ind w:firstLineChars="0" w:firstLine="0"/>
              <w:jc w:val="center"/>
            </w:pPr>
            <w:r w:rsidRPr="0000516E">
              <w:rPr>
                <w:rFonts w:hint="eastAsia"/>
              </w:rPr>
              <w:t>9.1</w:t>
            </w:r>
          </w:p>
        </w:tc>
        <w:tc>
          <w:tcPr>
            <w:tcW w:w="2074" w:type="dxa"/>
          </w:tcPr>
          <w:p w14:paraId="7A9D239D" w14:textId="77777777" w:rsidR="0000516E" w:rsidRPr="0000516E" w:rsidRDefault="0000516E" w:rsidP="00C07D2F">
            <w:pPr>
              <w:ind w:firstLineChars="0" w:firstLine="0"/>
              <w:jc w:val="center"/>
            </w:pPr>
            <w:r w:rsidRPr="0000516E">
              <w:rPr>
                <w:rFonts w:hint="eastAsia"/>
              </w:rPr>
              <w:t>9.3</w:t>
            </w:r>
          </w:p>
        </w:tc>
        <w:tc>
          <w:tcPr>
            <w:tcW w:w="2074" w:type="dxa"/>
          </w:tcPr>
          <w:p w14:paraId="796C480D" w14:textId="09C4E00F" w:rsidR="0000516E" w:rsidRPr="0000516E" w:rsidRDefault="0000516E" w:rsidP="001A739F">
            <w:pPr>
              <w:keepNext/>
              <w:ind w:firstLineChars="0" w:firstLine="0"/>
              <w:jc w:val="center"/>
            </w:pPr>
            <w:r w:rsidRPr="0000516E">
              <w:rPr>
                <w:rFonts w:hint="eastAsia"/>
              </w:rPr>
              <w:t>2</w:t>
            </w:r>
            <w:r w:rsidR="00C07D2F">
              <w:t>.20%</w:t>
            </w:r>
          </w:p>
        </w:tc>
      </w:tr>
    </w:tbl>
    <w:p w14:paraId="4E782124" w14:textId="0F1F830B" w:rsidR="0000516E" w:rsidRPr="001A739F" w:rsidRDefault="001A739F" w:rsidP="001A739F">
      <w:pPr>
        <w:pStyle w:val="a5"/>
        <w:ind w:firstLine="420"/>
        <w:jc w:val="center"/>
        <w:rPr>
          <w:rFonts w:ascii="宋体" w:eastAsia="宋体" w:hAnsi="宋体"/>
          <w:sz w:val="21"/>
          <w:szCs w:val="21"/>
        </w:rPr>
      </w:pPr>
      <w:r w:rsidRPr="001A739F">
        <w:rPr>
          <w:rFonts w:ascii="宋体" w:eastAsia="宋体" w:hAnsi="宋体" w:hint="eastAsia"/>
          <w:sz w:val="21"/>
          <w:szCs w:val="21"/>
        </w:rPr>
        <w:t>表 4-1</w:t>
      </w:r>
      <w:r w:rsidRPr="001A739F">
        <w:rPr>
          <w:rFonts w:ascii="宋体" w:eastAsia="宋体" w:hAnsi="宋体"/>
          <w:sz w:val="21"/>
          <w:szCs w:val="21"/>
        </w:rPr>
        <w:t xml:space="preserve"> </w:t>
      </w:r>
      <w:r w:rsidRPr="001A739F">
        <w:rPr>
          <w:rFonts w:ascii="宋体" w:eastAsia="宋体" w:hAnsi="宋体" w:hint="eastAsia"/>
          <w:sz w:val="21"/>
          <w:szCs w:val="21"/>
        </w:rPr>
        <w:t>主观评价得分及算法误差</w:t>
      </w:r>
    </w:p>
    <w:p w14:paraId="728F4FD7" w14:textId="77777777" w:rsidR="005528DD" w:rsidRDefault="005528DD" w:rsidP="00F32EEB">
      <w:pPr>
        <w:ind w:firstLine="480"/>
        <w:rPr>
          <w:ins w:id="584" w:author="王 家才" w:date="2019-06-10T15:09:00Z"/>
        </w:rPr>
      </w:pPr>
    </w:p>
    <w:p w14:paraId="037FECBA" w14:textId="19B291C7" w:rsidR="001A739F" w:rsidRDefault="00F32EEB" w:rsidP="00F32EEB">
      <w:pPr>
        <w:ind w:firstLine="480"/>
      </w:pPr>
      <w:r w:rsidRPr="00F32EEB">
        <w:rPr>
          <w:rFonts w:hint="eastAsia"/>
        </w:rPr>
        <w:t>单从实验结果来看，虽然视频样本的平均分与算法的估计值存在一定差异，但算法所给出的估值与实际得分之间的平均误差仅为</w:t>
      </w:r>
      <w:r w:rsidRPr="00F32EEB">
        <w:rPr>
          <w:rFonts w:hint="eastAsia"/>
        </w:rPr>
        <w:t>4.47%</w:t>
      </w:r>
      <w:r w:rsidRPr="00F32EEB">
        <w:rPr>
          <w:rFonts w:hint="eastAsia"/>
        </w:rPr>
        <w:t>，最小误差仅为</w:t>
      </w:r>
      <w:r w:rsidRPr="00F32EEB">
        <w:rPr>
          <w:rFonts w:hint="eastAsia"/>
        </w:rPr>
        <w:t>2.19%</w:t>
      </w:r>
      <w:r w:rsidRPr="00F32EEB">
        <w:rPr>
          <w:rFonts w:hint="eastAsia"/>
        </w:rPr>
        <w:t>，且算法所认为的视频样本的舒适度排序与视频样本的主观实验得分排序是一致的，也即，评价模型认为舒适度更佳的视频样本，在主观评价测试中也被认为是舒适度更佳的。这在一定程度上说明该基于视差和运动矢量的舒适度评价模型具有一定的可行性。</w:t>
      </w:r>
    </w:p>
    <w:p w14:paraId="71B794F5" w14:textId="2D439C02" w:rsidR="00D65D89" w:rsidRDefault="00D65D89">
      <w:pPr>
        <w:widowControl/>
        <w:adjustRightInd/>
        <w:snapToGrid/>
        <w:spacing w:line="240" w:lineRule="auto"/>
        <w:ind w:firstLineChars="0" w:firstLine="0"/>
        <w:jc w:val="left"/>
      </w:pPr>
      <w:r>
        <w:br w:type="page"/>
      </w:r>
    </w:p>
    <w:p w14:paraId="19A45E37" w14:textId="39FC0550" w:rsidR="00F32EEB" w:rsidRDefault="00F32EEB" w:rsidP="00DF5BB6">
      <w:pPr>
        <w:pStyle w:val="1"/>
        <w:numPr>
          <w:ilvl w:val="0"/>
          <w:numId w:val="12"/>
        </w:numPr>
      </w:pPr>
      <w:bookmarkStart w:id="585" w:name="_Toc10898689"/>
      <w:r w:rsidRPr="00F32EEB">
        <w:rPr>
          <w:rFonts w:hint="eastAsia"/>
        </w:rPr>
        <w:lastRenderedPageBreak/>
        <w:t>总结与展望</w:t>
      </w:r>
      <w:bookmarkEnd w:id="585"/>
    </w:p>
    <w:p w14:paraId="18635B31" w14:textId="02AE00DD" w:rsidR="00F578FB" w:rsidRDefault="00F32EEB" w:rsidP="00F578FB">
      <w:pPr>
        <w:ind w:firstLine="480"/>
      </w:pPr>
      <w:r w:rsidRPr="00F32EEB">
        <w:rPr>
          <w:rFonts w:hint="eastAsia"/>
        </w:rPr>
        <w:t>通过对立体视频舒适度影响因素的研究，本文选取了现有研究普遍认为对舒适度有较大影响的视差和运动矢量两个因素进行立体视频的客观舒适度评估。通过块匹配算法和稠密光流法对立体视频帧的视差和运动矢量进行提取后，根据这些信息的不同统计学特征与舒适度影响因素的对应关系，设计出了基于统计学特征的立体视频舒适度评价模型。主观评价试验的结果证明该模型具有较高的可行性，对各种不同场景的立体视频样本都能得出与实验结果大体一致的舒适度估计值，且在测试样本中的最大误差在</w:t>
      </w:r>
      <w:r w:rsidRPr="00F32EEB">
        <w:rPr>
          <w:rFonts w:hint="eastAsia"/>
        </w:rPr>
        <w:t>8%</w:t>
      </w:r>
      <w:r w:rsidRPr="00F32EEB">
        <w:rPr>
          <w:rFonts w:hint="eastAsia"/>
        </w:rPr>
        <w:t>以内。由于模型只参考了立体视频的视差和运动矢量信息，因而其对每一帧的舒适度估计是较快的。通过调整对视频帧的采样密度，可以很好的在计算速度和计算准确率之间进行平衡，以较快的速度找出视频中可能引起不适的帧。通过调整视差的方式提高不适帧的舒适度也能获得较好的结果，可使负视差帧的舒适度平均提升</w:t>
      </w:r>
      <w:r w:rsidRPr="00F32EEB">
        <w:rPr>
          <w:rFonts w:hint="eastAsia"/>
        </w:rPr>
        <w:t>5.2%</w:t>
      </w:r>
      <w:r w:rsidRPr="00F32EEB">
        <w:rPr>
          <w:rFonts w:hint="eastAsia"/>
        </w:rPr>
        <w:t>。</w:t>
      </w:r>
    </w:p>
    <w:p w14:paraId="74669474" w14:textId="359F2740" w:rsidR="00F32EEB" w:rsidRDefault="00F32EEB" w:rsidP="00F32EEB">
      <w:pPr>
        <w:ind w:firstLine="480"/>
      </w:pPr>
      <w:r w:rsidRPr="00F32EEB">
        <w:rPr>
          <w:rFonts w:hint="eastAsia"/>
        </w:rPr>
        <w:t>但整个模型和主观实验仍存在一些问题。例如，模型中</w:t>
      </w:r>
      <w:del w:id="586" w:author="王 家才" w:date="2019-06-08T16:16:00Z">
        <w:r w:rsidRPr="00F32EEB" w:rsidDel="002F261A">
          <w:rPr>
            <w:rFonts w:hint="eastAsia"/>
          </w:rPr>
          <w:delText>各种影响因素大部分被认为是“全或无”的，但实际上</w:delText>
        </w:r>
      </w:del>
      <w:r w:rsidRPr="00F32EEB">
        <w:rPr>
          <w:rFonts w:hint="eastAsia"/>
        </w:rPr>
        <w:t>某些</w:t>
      </w:r>
      <w:del w:id="587" w:author="王 家才" w:date="2019-06-08T16:08:00Z">
        <w:r w:rsidRPr="00F32EEB" w:rsidDel="00511805">
          <w:rPr>
            <w:rFonts w:hint="eastAsia"/>
          </w:rPr>
          <w:delText>统计学</w:delText>
        </w:r>
      </w:del>
      <w:r w:rsidRPr="00F32EEB">
        <w:rPr>
          <w:rFonts w:hint="eastAsia"/>
        </w:rPr>
        <w:t>特征在达到</w:t>
      </w:r>
      <w:del w:id="588" w:author="王 家才" w:date="2019-06-08T16:09:00Z">
        <w:r w:rsidRPr="00F32EEB" w:rsidDel="00511805">
          <w:rPr>
            <w:rFonts w:hint="eastAsia"/>
          </w:rPr>
          <w:delText>其明显引起不适的</w:delText>
        </w:r>
      </w:del>
      <w:r w:rsidRPr="00F32EEB">
        <w:rPr>
          <w:rFonts w:hint="eastAsia"/>
        </w:rPr>
        <w:t>阈值前，就已经能对舒适度产生细微影响，简单的</w:t>
      </w:r>
      <w:del w:id="589" w:author="王 家才" w:date="2019-06-08T16:09:00Z">
        <w:r w:rsidRPr="00F32EEB" w:rsidDel="00511805">
          <w:rPr>
            <w:rFonts w:hint="eastAsia"/>
          </w:rPr>
          <w:delText>将其</w:delText>
        </w:r>
      </w:del>
      <w:r w:rsidRPr="00F32EEB">
        <w:rPr>
          <w:rFonts w:hint="eastAsia"/>
        </w:rPr>
        <w:t>认为</w:t>
      </w:r>
      <w:ins w:id="590" w:author="王 家才" w:date="2019-06-08T16:09:00Z">
        <w:r w:rsidR="00511805">
          <w:rPr>
            <w:rFonts w:hint="eastAsia"/>
          </w:rPr>
          <w:t>其</w:t>
        </w:r>
      </w:ins>
      <w:ins w:id="591" w:author="王 家才" w:date="2019-06-08T16:17:00Z">
        <w:r w:rsidR="002F261A">
          <w:rPr>
            <w:rFonts w:hint="eastAsia"/>
          </w:rPr>
          <w:t>影响是</w:t>
        </w:r>
      </w:ins>
      <w:del w:id="592" w:author="王 家才" w:date="2019-06-08T16:09:00Z">
        <w:r w:rsidRPr="00F32EEB" w:rsidDel="00511805">
          <w:rPr>
            <w:rFonts w:hint="eastAsia"/>
          </w:rPr>
          <w:delText>未达到阈值前</w:delText>
        </w:r>
      </w:del>
      <w:del w:id="593" w:author="王 家才" w:date="2019-06-08T16:16:00Z">
        <w:r w:rsidRPr="00F32EEB" w:rsidDel="002F261A">
          <w:rPr>
            <w:rFonts w:hint="eastAsia"/>
          </w:rPr>
          <w:delText>影响为</w:delText>
        </w:r>
        <w:r w:rsidRPr="00F32EEB" w:rsidDel="002F261A">
          <w:rPr>
            <w:rFonts w:hint="eastAsia"/>
          </w:rPr>
          <w:delText>0</w:delText>
        </w:r>
      </w:del>
      <w:ins w:id="594" w:author="王 家才" w:date="2019-06-08T16:16:00Z">
        <w:r w:rsidR="002F261A">
          <w:rPr>
            <w:rFonts w:hint="eastAsia"/>
          </w:rPr>
          <w:t>“</w:t>
        </w:r>
      </w:ins>
      <w:ins w:id="595" w:author="王 家才" w:date="2019-06-08T16:17:00Z">
        <w:r w:rsidR="002F261A">
          <w:rPr>
            <w:rFonts w:hint="eastAsia"/>
          </w:rPr>
          <w:t>全或无</w:t>
        </w:r>
      </w:ins>
      <w:ins w:id="596" w:author="王 家才" w:date="2019-06-08T16:16:00Z">
        <w:r w:rsidR="002F261A">
          <w:rPr>
            <w:rFonts w:hint="eastAsia"/>
          </w:rPr>
          <w:t>”</w:t>
        </w:r>
      </w:ins>
      <w:ins w:id="597" w:author="王 家才" w:date="2019-06-08T16:17:00Z">
        <w:r w:rsidR="002F261A">
          <w:rPr>
            <w:rFonts w:hint="eastAsia"/>
          </w:rPr>
          <w:t>的</w:t>
        </w:r>
      </w:ins>
      <w:r w:rsidRPr="00F32EEB">
        <w:rPr>
          <w:rFonts w:hint="eastAsia"/>
        </w:rPr>
        <w:t>是不合理的。此外，各个影响因素的阈值也是仅针对一个视频样本得出的，较为主观且不一定具有普适性。</w:t>
      </w:r>
      <w:ins w:id="598" w:author="王 家才" w:date="2019-06-08T16:10:00Z">
        <w:r w:rsidR="004D7A24">
          <w:rPr>
            <w:rFonts w:hint="eastAsia"/>
          </w:rPr>
          <w:t>受限于成本，实验的器材较为简陋，</w:t>
        </w:r>
      </w:ins>
      <w:ins w:id="599" w:author="王 家才" w:date="2019-06-08T16:11:00Z">
        <w:r w:rsidR="004D7A24">
          <w:rPr>
            <w:rFonts w:hint="eastAsia"/>
          </w:rPr>
          <w:t>虽然近距离观看的舒适度</w:t>
        </w:r>
      </w:ins>
      <w:ins w:id="600" w:author="王 家才" w:date="2019-06-08T16:12:00Z">
        <w:r w:rsidR="004D7A24">
          <w:rPr>
            <w:rFonts w:hint="eastAsia"/>
          </w:rPr>
          <w:t>结论在远距离观看的情况下具有一定的参考价值，</w:t>
        </w:r>
      </w:ins>
      <w:ins w:id="601" w:author="王 家才" w:date="2019-06-08T16:14:00Z">
        <w:r w:rsidR="004D7A24">
          <w:rPr>
            <w:rFonts w:hint="eastAsia"/>
          </w:rPr>
          <w:t>但为保证</w:t>
        </w:r>
      </w:ins>
      <w:ins w:id="602" w:author="王 家才" w:date="2019-06-08T16:15:00Z">
        <w:r w:rsidR="004D7A24">
          <w:rPr>
            <w:rFonts w:hint="eastAsia"/>
          </w:rPr>
          <w:t>模型在不同情况下</w:t>
        </w:r>
      </w:ins>
      <w:ins w:id="603" w:author="王 家才" w:date="2019-06-08T16:14:00Z">
        <w:r w:rsidR="004D7A24">
          <w:rPr>
            <w:rFonts w:hint="eastAsia"/>
          </w:rPr>
          <w:t>的</w:t>
        </w:r>
      </w:ins>
      <w:ins w:id="604" w:author="王 家才" w:date="2019-06-08T16:15:00Z">
        <w:r w:rsidR="004D7A24">
          <w:rPr>
            <w:rFonts w:hint="eastAsia"/>
          </w:rPr>
          <w:t>准确性，应针对不同的观看距离重新进行舒适度主观评价实验</w:t>
        </w:r>
      </w:ins>
      <w:ins w:id="605" w:author="王 家才" w:date="2019-06-08T16:12:00Z">
        <w:r w:rsidR="004D7A24">
          <w:rPr>
            <w:rFonts w:hint="eastAsia"/>
          </w:rPr>
          <w:t>。</w:t>
        </w:r>
      </w:ins>
      <w:r w:rsidRPr="00F32EEB">
        <w:rPr>
          <w:rFonts w:hint="eastAsia"/>
        </w:rPr>
        <w:t>在</w:t>
      </w:r>
      <w:del w:id="606" w:author="王 家才" w:date="2019-06-08T16:15:00Z">
        <w:r w:rsidRPr="00F32EEB" w:rsidDel="001F121D">
          <w:rPr>
            <w:rFonts w:hint="eastAsia"/>
          </w:rPr>
          <w:delText>主观评价</w:delText>
        </w:r>
      </w:del>
      <w:r w:rsidRPr="00F32EEB">
        <w:rPr>
          <w:rFonts w:hint="eastAsia"/>
        </w:rPr>
        <w:t>实验</w:t>
      </w:r>
      <w:ins w:id="607" w:author="王 家才" w:date="2019-06-08T16:16:00Z">
        <w:r w:rsidR="001F121D">
          <w:rPr>
            <w:rFonts w:hint="eastAsia"/>
          </w:rPr>
          <w:t>实施</w:t>
        </w:r>
      </w:ins>
      <w:r w:rsidRPr="00F32EEB">
        <w:rPr>
          <w:rFonts w:hint="eastAsia"/>
        </w:rPr>
        <w:t>过程中，也得到了很多有价值的反馈意见。有受试者反映所给的五个视频样本不具有足够的代表性，应该在实验中对更多的视频样本进行评估。在今后的工作中，这些不足之处都是有待改进的。</w:t>
      </w:r>
    </w:p>
    <w:p w14:paraId="2544F74B" w14:textId="0F50E366" w:rsidR="00DF5BB6" w:rsidRDefault="00DF5BB6">
      <w:pPr>
        <w:widowControl/>
        <w:adjustRightInd/>
        <w:snapToGrid/>
        <w:spacing w:line="240" w:lineRule="auto"/>
        <w:ind w:firstLineChars="0" w:firstLine="0"/>
        <w:jc w:val="left"/>
      </w:pPr>
      <w:r>
        <w:br w:type="page"/>
      </w:r>
    </w:p>
    <w:p w14:paraId="2D307C60" w14:textId="253E7713" w:rsidR="00DF5BB6" w:rsidRDefault="00DF5BB6" w:rsidP="00DF5BB6">
      <w:pPr>
        <w:pStyle w:val="1"/>
      </w:pPr>
      <w:bookmarkStart w:id="608" w:name="_Toc10898690"/>
      <w:commentRangeStart w:id="609"/>
      <w:commentRangeStart w:id="610"/>
      <w:r>
        <w:rPr>
          <w:rFonts w:hint="eastAsia"/>
        </w:rPr>
        <w:lastRenderedPageBreak/>
        <w:t>参考文献</w:t>
      </w:r>
      <w:commentRangeEnd w:id="609"/>
      <w:r w:rsidR="00FD14A0">
        <w:rPr>
          <w:rStyle w:val="af"/>
          <w:b w:val="0"/>
          <w:bCs w:val="0"/>
          <w:kern w:val="2"/>
        </w:rPr>
        <w:commentReference w:id="609"/>
      </w:r>
      <w:commentRangeEnd w:id="610"/>
      <w:r w:rsidR="005B2C84">
        <w:rPr>
          <w:rStyle w:val="af"/>
          <w:b w:val="0"/>
          <w:bCs w:val="0"/>
          <w:kern w:val="2"/>
        </w:rPr>
        <w:commentReference w:id="610"/>
      </w:r>
      <w:bookmarkEnd w:id="608"/>
    </w:p>
    <w:p w14:paraId="2251758C" w14:textId="56A3FCB2" w:rsidR="00D06C66" w:rsidRDefault="00D06C66" w:rsidP="004C6E24">
      <w:pPr>
        <w:pStyle w:val="a4"/>
        <w:numPr>
          <w:ilvl w:val="0"/>
          <w:numId w:val="18"/>
        </w:numPr>
        <w:ind w:firstLineChars="0"/>
        <w:jc w:val="left"/>
        <w:rPr>
          <w:rFonts w:ascii="宋体" w:hAnsi="宋体"/>
          <w:sz w:val="21"/>
          <w:szCs w:val="21"/>
        </w:rPr>
      </w:pPr>
      <w:r w:rsidRPr="00D06C66">
        <w:rPr>
          <w:rFonts w:ascii="宋体" w:hAnsi="宋体" w:hint="eastAsia"/>
          <w:sz w:val="21"/>
          <w:szCs w:val="21"/>
        </w:rPr>
        <w:t>王舒晓.浅析全息投影、裸眼3D、虚拟现实技术的区别[J].电子测试,2018(22):107-109</w:t>
      </w:r>
      <w:r>
        <w:rPr>
          <w:rFonts w:ascii="宋体" w:hAnsi="宋体" w:hint="eastAsia"/>
          <w:sz w:val="21"/>
          <w:szCs w:val="21"/>
        </w:rPr>
        <w:t>.</w:t>
      </w:r>
    </w:p>
    <w:p w14:paraId="30E0626B" w14:textId="467219B8" w:rsidR="00B84FF4" w:rsidRPr="00B84FF4" w:rsidRDefault="00B84FF4" w:rsidP="004C6E24">
      <w:pPr>
        <w:pStyle w:val="a4"/>
        <w:numPr>
          <w:ilvl w:val="0"/>
          <w:numId w:val="18"/>
        </w:numPr>
        <w:ind w:firstLineChars="0"/>
        <w:jc w:val="left"/>
        <w:rPr>
          <w:rFonts w:ascii="宋体" w:hAnsi="宋体"/>
          <w:sz w:val="21"/>
          <w:szCs w:val="21"/>
        </w:rPr>
      </w:pPr>
      <w:r w:rsidRPr="00B84FF4">
        <w:rPr>
          <w:rFonts w:ascii="宋体" w:hAnsi="宋体" w:hint="eastAsia"/>
          <w:sz w:val="21"/>
          <w:szCs w:val="21"/>
        </w:rPr>
        <w:t>包永刚.完成全球首个5G 3D视频通话演示，5G时代OPPO黑科技更值得期待.</w:t>
      </w:r>
      <w:r>
        <w:rPr>
          <w:rFonts w:ascii="宋体" w:hAnsi="宋体"/>
          <w:sz w:val="21"/>
          <w:szCs w:val="21"/>
        </w:rPr>
        <w:t xml:space="preserve"> </w:t>
      </w:r>
      <w:r w:rsidRPr="00B84FF4">
        <w:rPr>
          <w:rFonts w:ascii="宋体" w:hAnsi="宋体" w:hint="eastAsia"/>
          <w:sz w:val="21"/>
          <w:szCs w:val="21"/>
        </w:rPr>
        <w:t>https://www.leiphone.com/news/201805/RUJKdXahAunpQ3Y9.html，2018-05-11</w:t>
      </w:r>
    </w:p>
    <w:p w14:paraId="3D211634" w14:textId="1075F4A6"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Raluca Vlad,</w:t>
      </w:r>
      <w:ins w:id="611" w:author="王 家才" w:date="2019-06-08T12:00:00Z">
        <w:r w:rsidR="00B73B8F">
          <w:rPr>
            <w:rFonts w:ascii="宋体" w:hAnsi="宋体"/>
            <w:sz w:val="21"/>
            <w:szCs w:val="21"/>
          </w:rPr>
          <w:t xml:space="preserve"> </w:t>
        </w:r>
      </w:ins>
      <w:r w:rsidRPr="00B90332">
        <w:rPr>
          <w:rFonts w:ascii="宋体" w:hAnsi="宋体"/>
          <w:sz w:val="21"/>
          <w:szCs w:val="21"/>
        </w:rPr>
        <w:t>Patricia Ladret,</w:t>
      </w:r>
      <w:ins w:id="612" w:author="王 家才" w:date="2019-06-08T12:00:00Z">
        <w:r w:rsidR="00B73B8F">
          <w:rPr>
            <w:rFonts w:ascii="宋体" w:hAnsi="宋体"/>
            <w:sz w:val="21"/>
            <w:szCs w:val="21"/>
          </w:rPr>
          <w:t xml:space="preserve"> </w:t>
        </w:r>
      </w:ins>
      <w:r w:rsidRPr="00B90332">
        <w:rPr>
          <w:rFonts w:ascii="宋体" w:hAnsi="宋体"/>
          <w:sz w:val="21"/>
          <w:szCs w:val="21"/>
        </w:rPr>
        <w:t>Anne Guérin. Three factors that influence the overall quality of the stereoscopic 3D content: image quality, comfort, and realism[</w:t>
      </w:r>
      <w:del w:id="613" w:author="王 家才" w:date="2019-06-08T11:39:00Z">
        <w:r w:rsidRPr="00B90332" w:rsidDel="005B2C84">
          <w:rPr>
            <w:rFonts w:ascii="宋体" w:hAnsi="宋体" w:hint="eastAsia"/>
            <w:sz w:val="21"/>
            <w:szCs w:val="21"/>
          </w:rPr>
          <w:delText>P</w:delText>
        </w:r>
      </w:del>
      <w:ins w:id="614" w:author="王 家才" w:date="2019-06-08T14:58:00Z">
        <w:r w:rsidR="00A01B9D">
          <w:rPr>
            <w:rFonts w:ascii="宋体" w:hAnsi="宋体" w:hint="eastAsia"/>
            <w:sz w:val="21"/>
            <w:szCs w:val="21"/>
          </w:rPr>
          <w:t>C</w:t>
        </w:r>
      </w:ins>
      <w:r w:rsidRPr="00B90332">
        <w:rPr>
          <w:rFonts w:ascii="宋体" w:hAnsi="宋体"/>
          <w:sz w:val="21"/>
          <w:szCs w:val="21"/>
        </w:rPr>
        <w:t xml:space="preserve">]. </w:t>
      </w:r>
      <w:ins w:id="615" w:author="王 家才" w:date="2019-06-08T12:31:00Z">
        <w:r w:rsidR="003628A2">
          <w:rPr>
            <w:rFonts w:ascii="宋体" w:hAnsi="宋体"/>
            <w:sz w:val="21"/>
            <w:szCs w:val="21"/>
          </w:rPr>
          <w:t xml:space="preserve">SPIE </w:t>
        </w:r>
      </w:ins>
      <w:r w:rsidRPr="00B90332">
        <w:rPr>
          <w:rFonts w:ascii="宋体" w:hAnsi="宋体"/>
          <w:sz w:val="21"/>
          <w:szCs w:val="21"/>
        </w:rPr>
        <w:t>Electronic Imaging,2013</w:t>
      </w:r>
      <w:ins w:id="616" w:author="王 家才" w:date="2019-06-08T12:26:00Z">
        <w:r w:rsidR="003628A2">
          <w:rPr>
            <w:rFonts w:ascii="宋体" w:hAnsi="宋体"/>
            <w:sz w:val="21"/>
            <w:szCs w:val="21"/>
          </w:rPr>
          <w:t>,8653</w:t>
        </w:r>
      </w:ins>
      <w:ins w:id="617" w:author="王 家才" w:date="2019-06-08T12:30:00Z">
        <w:r w:rsidR="003628A2">
          <w:rPr>
            <w:rFonts w:ascii="宋体" w:hAnsi="宋体"/>
            <w:sz w:val="21"/>
            <w:szCs w:val="21"/>
          </w:rPr>
          <w:t>09</w:t>
        </w:r>
      </w:ins>
      <w:r w:rsidRPr="00B90332">
        <w:rPr>
          <w:rFonts w:ascii="宋体" w:hAnsi="宋体"/>
          <w:sz w:val="21"/>
          <w:szCs w:val="21"/>
        </w:rPr>
        <w:t xml:space="preserve">. </w:t>
      </w:r>
    </w:p>
    <w:p w14:paraId="57EB1519" w14:textId="3C225BAA"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刘畅,李素梅.影响立体图像舒适度的对比度范围的测定[J].光电子.激光,2014,25(04):748-755.</w:t>
      </w:r>
      <w:del w:id="618" w:author="王 家才" w:date="2019-06-08T15:00:00Z">
        <w:r w:rsidRPr="00B90332" w:rsidDel="00091554">
          <w:rPr>
            <w:rFonts w:ascii="宋体" w:hAnsi="宋体"/>
            <w:sz w:val="21"/>
            <w:szCs w:val="21"/>
          </w:rPr>
          <w:delText xml:space="preserve"> </w:delText>
        </w:r>
      </w:del>
    </w:p>
    <w:p w14:paraId="27380BC8" w14:textId="1A6C81F3"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Jérémy Frey, Aurélien Appriou, Fabien Lotte, Martin Hachet. Estimating Visual Comfort in Stereoscopic Displays Using Electroencephalography: A Proof-of-Concept[J].INTERACT,2015</w:t>
      </w:r>
      <w:ins w:id="619" w:author="王 家才" w:date="2019-06-08T12:04:00Z">
        <w:r w:rsidR="002863AD">
          <w:rPr>
            <w:rFonts w:ascii="宋体" w:hAnsi="宋体" w:hint="eastAsia"/>
            <w:sz w:val="21"/>
            <w:szCs w:val="21"/>
          </w:rPr>
          <w:t>,</w:t>
        </w:r>
        <w:r w:rsidR="002863AD" w:rsidRPr="002863AD">
          <w:rPr>
            <w:rFonts w:ascii="宋体" w:hAnsi="宋体"/>
            <w:sz w:val="21"/>
            <w:szCs w:val="21"/>
          </w:rPr>
          <w:t>vol</w:t>
        </w:r>
      </w:ins>
      <w:ins w:id="620" w:author="王 家才" w:date="2019-06-08T15:00:00Z">
        <w:r w:rsidR="00091554">
          <w:rPr>
            <w:rFonts w:ascii="宋体" w:hAnsi="宋体"/>
            <w:sz w:val="21"/>
            <w:szCs w:val="21"/>
          </w:rPr>
          <w:t>.</w:t>
        </w:r>
      </w:ins>
      <w:ins w:id="621" w:author="王 家才" w:date="2019-06-08T12:04:00Z">
        <w:r w:rsidR="002863AD" w:rsidRPr="002863AD">
          <w:rPr>
            <w:rFonts w:ascii="宋体" w:hAnsi="宋体"/>
            <w:sz w:val="21"/>
            <w:szCs w:val="21"/>
          </w:rPr>
          <w:t>9299</w:t>
        </w:r>
      </w:ins>
      <w:del w:id="622" w:author="王 家才" w:date="2019-06-08T11:58:00Z">
        <w:r w:rsidRPr="00B90332" w:rsidDel="009B77E4">
          <w:rPr>
            <w:rFonts w:ascii="宋体" w:hAnsi="宋体"/>
            <w:sz w:val="21"/>
            <w:szCs w:val="21"/>
          </w:rPr>
          <w:delText>.</w:delText>
        </w:r>
      </w:del>
      <w:ins w:id="623" w:author="王 家才" w:date="2019-06-08T12:04:00Z">
        <w:r w:rsidR="002863AD">
          <w:t>:</w:t>
        </w:r>
      </w:ins>
      <w:ins w:id="624" w:author="王 家才" w:date="2019-06-08T11:57:00Z">
        <w:r w:rsidR="001A74F9" w:rsidRPr="001A74F9">
          <w:rPr>
            <w:rFonts w:ascii="宋体" w:hAnsi="宋体"/>
            <w:sz w:val="21"/>
            <w:szCs w:val="21"/>
          </w:rPr>
          <w:t>354-362</w:t>
        </w:r>
        <w:r w:rsidR="001A74F9">
          <w:rPr>
            <w:rFonts w:ascii="宋体" w:hAnsi="宋体"/>
            <w:sz w:val="21"/>
            <w:szCs w:val="21"/>
          </w:rPr>
          <w:t>.</w:t>
        </w:r>
      </w:ins>
      <w:del w:id="625" w:author="王 家才" w:date="2019-06-08T11:57:00Z">
        <w:r w:rsidRPr="00B90332" w:rsidDel="001A74F9">
          <w:rPr>
            <w:rFonts w:ascii="宋体" w:hAnsi="宋体"/>
            <w:sz w:val="21"/>
            <w:szCs w:val="21"/>
          </w:rPr>
          <w:delText xml:space="preserve"> </w:delText>
        </w:r>
      </w:del>
    </w:p>
    <w:p w14:paraId="2FE0C186" w14:textId="7F1749FA"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Rodrigo, J.A., Jimenez, D., Menendez, J.M.. Real-time 3-D HDTV depth cue conflict optimization[</w:t>
      </w:r>
      <w:del w:id="626" w:author="王 家才" w:date="2019-06-08T12:36:00Z">
        <w:r w:rsidRPr="00B90332" w:rsidDel="003628A2">
          <w:rPr>
            <w:rFonts w:ascii="宋体" w:hAnsi="宋体"/>
            <w:sz w:val="21"/>
            <w:szCs w:val="21"/>
          </w:rPr>
          <w:delText>P</w:delText>
        </w:r>
      </w:del>
      <w:ins w:id="627" w:author="王 家才" w:date="2019-06-08T14:59:00Z">
        <w:r w:rsidR="00A01B9D">
          <w:rPr>
            <w:rFonts w:ascii="宋体" w:hAnsi="宋体"/>
            <w:sz w:val="21"/>
            <w:szCs w:val="21"/>
          </w:rPr>
          <w:t>C</w:t>
        </w:r>
      </w:ins>
      <w:r w:rsidRPr="00B90332">
        <w:rPr>
          <w:rFonts w:ascii="宋体" w:hAnsi="宋体"/>
          <w:sz w:val="21"/>
          <w:szCs w:val="21"/>
        </w:rPr>
        <w:t>]. Consumer Electronics - Berlin (ICCE-Berlin), 2011 IEEE International Conference,2011</w:t>
      </w:r>
      <w:ins w:id="628" w:author="王 家才" w:date="2019-06-08T14:46:00Z">
        <w:r w:rsidR="00EA160C">
          <w:rPr>
            <w:rFonts w:ascii="宋体" w:hAnsi="宋体" w:hint="eastAsia"/>
            <w:sz w:val="21"/>
            <w:szCs w:val="21"/>
          </w:rPr>
          <w:t>,</w:t>
        </w:r>
        <w:r w:rsidR="00EA160C">
          <w:rPr>
            <w:rFonts w:ascii="宋体" w:hAnsi="宋体"/>
            <w:sz w:val="21"/>
            <w:szCs w:val="21"/>
          </w:rPr>
          <w:t>5-9.</w:t>
        </w:r>
      </w:ins>
      <w:del w:id="629" w:author="王 家才" w:date="2019-06-08T14:46:00Z">
        <w:r w:rsidRPr="00B90332" w:rsidDel="00EA160C">
          <w:rPr>
            <w:rFonts w:ascii="宋体" w:hAnsi="宋体"/>
            <w:sz w:val="21"/>
            <w:szCs w:val="21"/>
          </w:rPr>
          <w:delText>.</w:delText>
        </w:r>
      </w:del>
    </w:p>
    <w:p w14:paraId="5CFB4F06" w14:textId="44633AF4" w:rsidR="00DF5BB6" w:rsidDel="009C2AA8" w:rsidRDefault="009C2AA8" w:rsidP="004C6E24">
      <w:pPr>
        <w:pStyle w:val="a4"/>
        <w:numPr>
          <w:ilvl w:val="0"/>
          <w:numId w:val="18"/>
        </w:numPr>
        <w:ind w:left="902" w:firstLineChars="0"/>
        <w:jc w:val="left"/>
        <w:rPr>
          <w:del w:id="630" w:author="王 家才" w:date="2019-06-08T11:46:00Z"/>
          <w:rFonts w:ascii="宋体" w:hAnsi="宋体"/>
          <w:sz w:val="21"/>
          <w:szCs w:val="21"/>
        </w:rPr>
      </w:pPr>
      <w:ins w:id="631" w:author="王 家才" w:date="2019-06-08T11:46:00Z">
        <w:r w:rsidRPr="009C2AA8">
          <w:rPr>
            <w:rFonts w:ascii="宋体" w:hAnsi="宋体"/>
            <w:sz w:val="21"/>
            <w:szCs w:val="21"/>
          </w:rPr>
          <w:t>Juan Pedro López,</w:t>
        </w:r>
      </w:ins>
      <w:ins w:id="632" w:author="王 家才" w:date="2019-06-08T12:01:00Z">
        <w:r w:rsidR="00B73B8F">
          <w:rPr>
            <w:rFonts w:ascii="宋体" w:hAnsi="宋体"/>
            <w:sz w:val="21"/>
            <w:szCs w:val="21"/>
          </w:rPr>
          <w:t xml:space="preserve"> </w:t>
        </w:r>
      </w:ins>
      <w:ins w:id="633" w:author="王 家才" w:date="2019-06-08T11:46:00Z">
        <w:r w:rsidRPr="009C2AA8">
          <w:rPr>
            <w:rFonts w:ascii="宋体" w:hAnsi="宋体"/>
            <w:sz w:val="21"/>
            <w:szCs w:val="21"/>
          </w:rPr>
          <w:t>Juan Antonio Rodrigo,</w:t>
        </w:r>
      </w:ins>
      <w:ins w:id="634" w:author="王 家才" w:date="2019-06-08T12:01:00Z">
        <w:r w:rsidR="00B73B8F">
          <w:rPr>
            <w:rFonts w:ascii="宋体" w:hAnsi="宋体"/>
            <w:sz w:val="21"/>
            <w:szCs w:val="21"/>
          </w:rPr>
          <w:t xml:space="preserve"> </w:t>
        </w:r>
      </w:ins>
      <w:ins w:id="635" w:author="王 家才" w:date="2019-06-08T11:46:00Z">
        <w:r w:rsidRPr="009C2AA8">
          <w:rPr>
            <w:rFonts w:ascii="宋体" w:hAnsi="宋体"/>
            <w:sz w:val="21"/>
            <w:szCs w:val="21"/>
          </w:rPr>
          <w:t>David Jiménez,José Manuel Menéndez. Stereoscopic 3D video quality assessment based on depth maps and video motion[J]. EURASIP Journal on Image and Video Processing,2013,2013(1).</w:t>
        </w:r>
      </w:ins>
      <w:del w:id="636" w:author="王 家才" w:date="2019-06-08T11:46:00Z">
        <w:r w:rsidR="00DF5BB6" w:rsidRPr="00B90332" w:rsidDel="009C2AA8">
          <w:rPr>
            <w:rFonts w:ascii="宋体" w:hAnsi="宋体"/>
            <w:sz w:val="21"/>
            <w:szCs w:val="21"/>
          </w:rPr>
          <w:delText xml:space="preserve">Juan Pedro López,Juan Antonio Rodrigo,David Jiménez,José Manuel Menéndez. Stereoscopic 3D video quality assessment based on depth maps and video motion[J]. EURASIP Journal on Image and Video Processing,2013. </w:delText>
        </w:r>
      </w:del>
    </w:p>
    <w:p w14:paraId="57CC7E64" w14:textId="77777777" w:rsidR="009C2AA8" w:rsidRPr="00B90332" w:rsidRDefault="009C2AA8" w:rsidP="004C6E24">
      <w:pPr>
        <w:pStyle w:val="a4"/>
        <w:numPr>
          <w:ilvl w:val="0"/>
          <w:numId w:val="18"/>
        </w:numPr>
        <w:ind w:left="902" w:firstLineChars="0"/>
        <w:jc w:val="left"/>
        <w:rPr>
          <w:ins w:id="637" w:author="王 家才" w:date="2019-06-08T11:46:00Z"/>
          <w:rFonts w:ascii="宋体" w:hAnsi="宋体"/>
          <w:sz w:val="21"/>
          <w:szCs w:val="21"/>
        </w:rPr>
      </w:pPr>
    </w:p>
    <w:p w14:paraId="76F6840D" w14:textId="293F7F0A"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常波.</w:t>
      </w:r>
      <w:del w:id="638" w:author="王 家才" w:date="2019-06-08T15:01:00Z">
        <w:r w:rsidRPr="00B90332" w:rsidDel="0046505D">
          <w:rPr>
            <w:rFonts w:ascii="宋体" w:hAnsi="宋体" w:hint="eastAsia"/>
            <w:sz w:val="21"/>
            <w:szCs w:val="21"/>
          </w:rPr>
          <w:delText xml:space="preserve"> </w:delText>
        </w:r>
      </w:del>
      <w:r w:rsidRPr="00B90332">
        <w:rPr>
          <w:rFonts w:ascii="宋体" w:hAnsi="宋体" w:hint="eastAsia"/>
          <w:sz w:val="21"/>
          <w:szCs w:val="21"/>
        </w:rPr>
        <w:t>立体视频舒适度客观评价算法研究[D].西安电子科技大学,2014.</w:t>
      </w:r>
      <w:del w:id="639" w:author="王 家才" w:date="2019-06-08T15:01:00Z">
        <w:r w:rsidRPr="00B90332" w:rsidDel="0046505D">
          <w:rPr>
            <w:rFonts w:ascii="宋体" w:hAnsi="宋体"/>
            <w:sz w:val="21"/>
            <w:szCs w:val="21"/>
          </w:rPr>
          <w:delText xml:space="preserve"> </w:delText>
        </w:r>
      </w:del>
    </w:p>
    <w:p w14:paraId="0AA2E2D0" w14:textId="40F5E46B"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w:t>
      </w:r>
      <w:del w:id="640" w:author="王 家才" w:date="2019-06-08T15:01:00Z">
        <w:r w:rsidRPr="00B90332" w:rsidDel="0046505D">
          <w:rPr>
            <w:rFonts w:ascii="宋体" w:hAnsi="宋体" w:hint="eastAsia"/>
            <w:sz w:val="21"/>
            <w:szCs w:val="21"/>
          </w:rPr>
          <w:delText xml:space="preserve"> </w:delText>
        </w:r>
      </w:del>
      <w:r w:rsidRPr="00B90332">
        <w:rPr>
          <w:rFonts w:ascii="宋体" w:hAnsi="宋体" w:hint="eastAsia"/>
          <w:sz w:val="21"/>
          <w:szCs w:val="21"/>
        </w:rPr>
        <w:t>立体视频舒适度的研究[D].吉林大学,2016.</w:t>
      </w:r>
      <w:del w:id="641" w:author="王 家才" w:date="2019-06-08T15:01:00Z">
        <w:r w:rsidRPr="00B90332" w:rsidDel="0046505D">
          <w:rPr>
            <w:rFonts w:ascii="宋体" w:hAnsi="宋体"/>
            <w:sz w:val="21"/>
            <w:szCs w:val="21"/>
          </w:rPr>
          <w:delText xml:space="preserve"> </w:delText>
        </w:r>
      </w:del>
    </w:p>
    <w:p w14:paraId="379ED1BE" w14:textId="5AB78347"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姜秀红,王世刚,赵晓琳,鲁奉军,王晓燕.基于对比度补偿的立体视频舒适度评价[J].吉林大学学报(信息科学版),2016,34(02):192-195.</w:t>
      </w:r>
      <w:del w:id="642" w:author="王 家才" w:date="2019-06-08T15:01:00Z">
        <w:r w:rsidRPr="00B90332" w:rsidDel="0046505D">
          <w:rPr>
            <w:rFonts w:ascii="宋体" w:hAnsi="宋体"/>
            <w:sz w:val="21"/>
            <w:szCs w:val="21"/>
          </w:rPr>
          <w:delText xml:space="preserve"> </w:delText>
        </w:r>
      </w:del>
    </w:p>
    <w:p w14:paraId="75D4B908" w14:textId="54175101"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Shibata Takashi,Kim Joohwan,Hoffman David M,Banks Martin S. The zone of comfort: Predicting visual discomfort with stereo displays.[J]. Journal of Vision,2011,11(8).</w:t>
      </w:r>
      <w:del w:id="643" w:author="王 家才" w:date="2019-06-08T15:01:00Z">
        <w:r w:rsidRPr="00B90332" w:rsidDel="0046505D">
          <w:rPr>
            <w:rFonts w:ascii="宋体" w:hAnsi="宋体"/>
            <w:sz w:val="21"/>
            <w:szCs w:val="21"/>
          </w:rPr>
          <w:delText xml:space="preserve"> </w:delText>
        </w:r>
      </w:del>
    </w:p>
    <w:p w14:paraId="229C698A" w14:textId="6B4003AA" w:rsidR="00DF5BB6"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Hirschmuller, H.. Accurate and efficient stereo processing by semi-global matching and mutual information[</w:t>
      </w:r>
      <w:del w:id="644" w:author="王 家才" w:date="2019-06-08T14:51:00Z">
        <w:r w:rsidRPr="00B90332" w:rsidDel="00746B30">
          <w:rPr>
            <w:rFonts w:ascii="宋体" w:hAnsi="宋体"/>
            <w:sz w:val="21"/>
            <w:szCs w:val="21"/>
          </w:rPr>
          <w:delText>P</w:delText>
        </w:r>
      </w:del>
      <w:ins w:id="645" w:author="王 家才" w:date="2019-06-08T14:59:00Z">
        <w:r w:rsidR="00A01B9D">
          <w:rPr>
            <w:rFonts w:ascii="宋体" w:hAnsi="宋体"/>
            <w:sz w:val="21"/>
            <w:szCs w:val="21"/>
          </w:rPr>
          <w:t>C</w:t>
        </w:r>
      </w:ins>
      <w:r w:rsidRPr="00B90332">
        <w:rPr>
          <w:rFonts w:ascii="宋体" w:hAnsi="宋体"/>
          <w:sz w:val="21"/>
          <w:szCs w:val="21"/>
        </w:rPr>
        <w:t>].</w:t>
      </w:r>
      <w:del w:id="646" w:author="王 家才" w:date="2019-06-08T14:50:00Z">
        <w:r w:rsidRPr="00B90332" w:rsidDel="0072030D">
          <w:rPr>
            <w:rFonts w:ascii="宋体" w:hAnsi="宋体"/>
            <w:sz w:val="21"/>
            <w:szCs w:val="21"/>
          </w:rPr>
          <w:delText xml:space="preserve"> Computer Vision and Pattern Recognition, 2005. CVPR 2005. </w:delText>
        </w:r>
      </w:del>
      <w:r w:rsidRPr="00B90332">
        <w:rPr>
          <w:rFonts w:ascii="宋体" w:hAnsi="宋体"/>
          <w:sz w:val="21"/>
          <w:szCs w:val="21"/>
        </w:rPr>
        <w:t>IEEE Computer Society Conference,2005.</w:t>
      </w:r>
      <w:r w:rsidR="00004E39" w:rsidRPr="00B90332">
        <w:rPr>
          <w:rFonts w:ascii="宋体" w:hAnsi="宋体"/>
          <w:sz w:val="21"/>
          <w:szCs w:val="21"/>
        </w:rPr>
        <w:t xml:space="preserve"> </w:t>
      </w:r>
      <w:ins w:id="647" w:author="王 家才" w:date="2019-06-08T14:51:00Z">
        <w:r w:rsidR="0072030D" w:rsidRPr="0072030D">
          <w:rPr>
            <w:rFonts w:ascii="宋体" w:hAnsi="宋体"/>
            <w:sz w:val="21"/>
            <w:szCs w:val="21"/>
          </w:rPr>
          <w:t>vol.2</w:t>
        </w:r>
        <w:r w:rsidR="0072030D">
          <w:rPr>
            <w:rFonts w:ascii="宋体" w:hAnsi="宋体"/>
            <w:sz w:val="21"/>
            <w:szCs w:val="21"/>
          </w:rPr>
          <w:t>:</w:t>
        </w:r>
      </w:ins>
      <w:ins w:id="648" w:author="王 家才" w:date="2019-06-08T14:50:00Z">
        <w:r w:rsidR="0072030D" w:rsidRPr="0072030D">
          <w:rPr>
            <w:rFonts w:ascii="宋体" w:hAnsi="宋体"/>
            <w:sz w:val="21"/>
            <w:szCs w:val="21"/>
          </w:rPr>
          <w:t>807</w:t>
        </w:r>
      </w:ins>
      <w:ins w:id="649" w:author="王 家才" w:date="2019-06-08T14:51:00Z">
        <w:r w:rsidR="0072030D">
          <w:rPr>
            <w:rFonts w:ascii="宋体" w:hAnsi="宋体"/>
            <w:sz w:val="21"/>
            <w:szCs w:val="21"/>
          </w:rPr>
          <w:t>-</w:t>
        </w:r>
      </w:ins>
      <w:ins w:id="650" w:author="王 家才" w:date="2019-06-08T14:50:00Z">
        <w:r w:rsidR="0072030D" w:rsidRPr="0072030D">
          <w:rPr>
            <w:rFonts w:ascii="宋体" w:hAnsi="宋体"/>
            <w:sz w:val="21"/>
            <w:szCs w:val="21"/>
          </w:rPr>
          <w:t>814</w:t>
        </w:r>
      </w:ins>
      <w:ins w:id="651" w:author="王 家才" w:date="2019-06-08T14:51:00Z">
        <w:r w:rsidR="0072030D">
          <w:rPr>
            <w:rFonts w:ascii="宋体" w:hAnsi="宋体"/>
            <w:sz w:val="21"/>
            <w:szCs w:val="21"/>
          </w:rPr>
          <w:t>.</w:t>
        </w:r>
      </w:ins>
    </w:p>
    <w:p w14:paraId="430CA259" w14:textId="4A2EF8F0" w:rsidR="00B5533C" w:rsidRPr="00B90332" w:rsidRDefault="00B5533C" w:rsidP="00EE5362">
      <w:pPr>
        <w:pStyle w:val="a4"/>
        <w:numPr>
          <w:ilvl w:val="0"/>
          <w:numId w:val="18"/>
        </w:numPr>
        <w:ind w:left="902" w:firstLineChars="0"/>
        <w:jc w:val="left"/>
        <w:rPr>
          <w:rFonts w:ascii="宋体" w:hAnsi="宋体"/>
          <w:sz w:val="21"/>
          <w:szCs w:val="21"/>
        </w:rPr>
      </w:pPr>
      <w:r w:rsidRPr="00B5533C">
        <w:rPr>
          <w:rFonts w:ascii="宋体" w:hAnsi="宋体"/>
          <w:sz w:val="21"/>
          <w:szCs w:val="21"/>
        </w:rPr>
        <w:t>Farnebäck G.</w:t>
      </w:r>
      <w:r w:rsidR="00F47994">
        <w:rPr>
          <w:rFonts w:ascii="宋体" w:hAnsi="宋体"/>
          <w:sz w:val="21"/>
          <w:szCs w:val="21"/>
        </w:rPr>
        <w:t xml:space="preserve">. </w:t>
      </w:r>
      <w:r w:rsidRPr="00B5533C">
        <w:rPr>
          <w:rFonts w:ascii="宋体" w:hAnsi="宋体"/>
          <w:sz w:val="21"/>
          <w:szCs w:val="21"/>
        </w:rPr>
        <w:t>Two-Frame Motion Estimation Based on Polynomial Expansion</w:t>
      </w:r>
      <w:r w:rsidR="00CD5603">
        <w:rPr>
          <w:rFonts w:ascii="宋体" w:hAnsi="宋体" w:hint="eastAsia"/>
          <w:sz w:val="21"/>
          <w:szCs w:val="21"/>
        </w:rPr>
        <w:t>[</w:t>
      </w:r>
      <w:r w:rsidR="00CD5603">
        <w:rPr>
          <w:rFonts w:ascii="宋体" w:hAnsi="宋体"/>
          <w:sz w:val="21"/>
          <w:szCs w:val="21"/>
        </w:rPr>
        <w:t>J]</w:t>
      </w:r>
      <w:r w:rsidRPr="00B5533C">
        <w:rPr>
          <w:rFonts w:ascii="宋体" w:hAnsi="宋体"/>
          <w:sz w:val="21"/>
          <w:szCs w:val="21"/>
        </w:rPr>
        <w:t>. Image Analysis.</w:t>
      </w:r>
      <w:ins w:id="652" w:author="王 家才" w:date="2019-06-08T12:00:00Z">
        <w:r w:rsidR="00B73B8F">
          <w:rPr>
            <w:rFonts w:ascii="宋体" w:hAnsi="宋体"/>
            <w:sz w:val="21"/>
            <w:szCs w:val="21"/>
          </w:rPr>
          <w:t xml:space="preserve"> </w:t>
        </w:r>
      </w:ins>
      <w:del w:id="653" w:author="王 家才" w:date="2019-06-08T12:00:00Z">
        <w:r w:rsidRPr="00B5533C" w:rsidDel="00B73B8F">
          <w:rPr>
            <w:rFonts w:ascii="宋体" w:hAnsi="宋体"/>
            <w:sz w:val="21"/>
            <w:szCs w:val="21"/>
          </w:rPr>
          <w:delText xml:space="preserve"> </w:delText>
        </w:r>
      </w:del>
      <w:r w:rsidRPr="00B5533C">
        <w:rPr>
          <w:rFonts w:ascii="宋体" w:hAnsi="宋体"/>
          <w:sz w:val="21"/>
          <w:szCs w:val="21"/>
        </w:rPr>
        <w:t>SCIA 2003</w:t>
      </w:r>
      <w:ins w:id="654" w:author="王 家才" w:date="2019-06-08T12:05:00Z">
        <w:r w:rsidR="00107648">
          <w:t>,</w:t>
        </w:r>
        <w:r w:rsidR="00A11B6A" w:rsidRPr="00A11B6A">
          <w:rPr>
            <w:rFonts w:ascii="宋体" w:hAnsi="宋体"/>
            <w:sz w:val="21"/>
            <w:szCs w:val="21"/>
          </w:rPr>
          <w:t>vol</w:t>
        </w:r>
      </w:ins>
      <w:ins w:id="655" w:author="王 家才" w:date="2019-06-08T16:17:00Z">
        <w:r w:rsidR="00D6165E">
          <w:rPr>
            <w:rFonts w:ascii="宋体" w:hAnsi="宋体" w:hint="eastAsia"/>
            <w:sz w:val="21"/>
            <w:szCs w:val="21"/>
          </w:rPr>
          <w:t>.</w:t>
        </w:r>
      </w:ins>
      <w:ins w:id="656" w:author="王 家才" w:date="2019-06-08T12:05:00Z">
        <w:r w:rsidR="00A11B6A" w:rsidRPr="00A11B6A">
          <w:rPr>
            <w:rFonts w:ascii="宋体" w:hAnsi="宋体"/>
            <w:sz w:val="21"/>
            <w:szCs w:val="21"/>
          </w:rPr>
          <w:t>2749</w:t>
        </w:r>
      </w:ins>
      <w:ins w:id="657" w:author="王 家才" w:date="2019-06-08T11:59:00Z">
        <w:r w:rsidR="009B77E4">
          <w:rPr>
            <w:rFonts w:ascii="宋体" w:hAnsi="宋体" w:hint="eastAsia"/>
            <w:sz w:val="21"/>
            <w:szCs w:val="21"/>
          </w:rPr>
          <w:t>:</w:t>
        </w:r>
        <w:r w:rsidR="009B77E4" w:rsidRPr="009B77E4">
          <w:rPr>
            <w:rFonts w:ascii="宋体" w:hAnsi="宋体"/>
            <w:sz w:val="21"/>
            <w:szCs w:val="21"/>
          </w:rPr>
          <w:t>363-370</w:t>
        </w:r>
        <w:r w:rsidR="009B77E4">
          <w:rPr>
            <w:rFonts w:ascii="宋体" w:hAnsi="宋体"/>
            <w:sz w:val="21"/>
            <w:szCs w:val="21"/>
          </w:rPr>
          <w:t>.</w:t>
        </w:r>
      </w:ins>
      <w:del w:id="658" w:author="王 家才" w:date="2019-06-08T11:59:00Z">
        <w:r w:rsidRPr="00B5533C" w:rsidDel="009B77E4">
          <w:rPr>
            <w:rFonts w:ascii="宋体" w:hAnsi="宋体"/>
            <w:sz w:val="21"/>
            <w:szCs w:val="21"/>
          </w:rPr>
          <w:delText>.</w:delText>
        </w:r>
      </w:del>
    </w:p>
    <w:p w14:paraId="69C9CBA6" w14:textId="67BDAB30"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Yamanoue Hirokazu,Nojiri Yuji,Hnazato Atuo,Ide Sinji,Okano Fumio. Visual comfort and parallax distribution in stereoscopic HDTV[J]. ITE Technical Report,2002,26.51(0).</w:t>
      </w:r>
      <w:del w:id="659" w:author="王 家才" w:date="2019-06-08T15:02:00Z">
        <w:r w:rsidR="00004E39" w:rsidRPr="00B90332" w:rsidDel="0046505D">
          <w:rPr>
            <w:rFonts w:ascii="宋体" w:hAnsi="宋体"/>
            <w:sz w:val="21"/>
            <w:szCs w:val="21"/>
          </w:rPr>
          <w:delText xml:space="preserve"> </w:delText>
        </w:r>
      </w:del>
    </w:p>
    <w:p w14:paraId="154CDD18" w14:textId="6258E203"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Jing Li, Barkowsky, M., Le Callet, P.. The influence of relative disparity and planar motion velocity on visual discomfort of stereoscopic videos[</w:t>
      </w:r>
      <w:ins w:id="660" w:author="王 家才" w:date="2019-06-08T14:59:00Z">
        <w:r w:rsidR="00A01B9D">
          <w:rPr>
            <w:rFonts w:ascii="宋体" w:hAnsi="宋体"/>
            <w:sz w:val="21"/>
            <w:szCs w:val="21"/>
          </w:rPr>
          <w:t>C</w:t>
        </w:r>
      </w:ins>
      <w:del w:id="661" w:author="王 家才" w:date="2019-06-08T14:51:00Z">
        <w:r w:rsidRPr="00B90332" w:rsidDel="00746B30">
          <w:rPr>
            <w:rFonts w:ascii="宋体" w:hAnsi="宋体"/>
            <w:sz w:val="21"/>
            <w:szCs w:val="21"/>
          </w:rPr>
          <w:delText>P</w:delText>
        </w:r>
      </w:del>
      <w:r w:rsidRPr="00B90332">
        <w:rPr>
          <w:rFonts w:ascii="宋体" w:hAnsi="宋体"/>
          <w:sz w:val="21"/>
          <w:szCs w:val="21"/>
        </w:rPr>
        <w:t>]. Quality of Multimedia Experience (QoMEX), 2011 Third International Workshop,2011.</w:t>
      </w:r>
      <w:ins w:id="662" w:author="王 家才" w:date="2019-06-08T14:53:00Z">
        <w:r w:rsidR="00366530" w:rsidRPr="00366530">
          <w:t xml:space="preserve"> </w:t>
        </w:r>
        <w:r w:rsidR="00366530" w:rsidRPr="00366530">
          <w:rPr>
            <w:rFonts w:ascii="宋体" w:hAnsi="宋体"/>
            <w:sz w:val="21"/>
            <w:szCs w:val="21"/>
          </w:rPr>
          <w:t>155</w:t>
        </w:r>
      </w:ins>
      <w:ins w:id="663" w:author="王 家才" w:date="2019-06-08T14:55:00Z">
        <w:r w:rsidR="00366530">
          <w:rPr>
            <w:rFonts w:ascii="宋体" w:hAnsi="宋体"/>
            <w:sz w:val="21"/>
            <w:szCs w:val="21"/>
          </w:rPr>
          <w:t>-</w:t>
        </w:r>
      </w:ins>
      <w:ins w:id="664" w:author="王 家才" w:date="2019-06-08T14:53:00Z">
        <w:r w:rsidR="00366530" w:rsidRPr="00366530">
          <w:rPr>
            <w:rFonts w:ascii="宋体" w:hAnsi="宋体"/>
            <w:sz w:val="21"/>
            <w:szCs w:val="21"/>
          </w:rPr>
          <w:t>160</w:t>
        </w:r>
        <w:r w:rsidR="00366530">
          <w:rPr>
            <w:rFonts w:ascii="宋体" w:hAnsi="宋体"/>
            <w:sz w:val="21"/>
            <w:szCs w:val="21"/>
          </w:rPr>
          <w:t>.</w:t>
        </w:r>
      </w:ins>
      <w:del w:id="665" w:author="王 家才" w:date="2019-06-08T14:56:00Z">
        <w:r w:rsidR="00004E39" w:rsidRPr="00B90332" w:rsidDel="00366530">
          <w:rPr>
            <w:rFonts w:ascii="宋体" w:hAnsi="宋体"/>
            <w:sz w:val="21"/>
            <w:szCs w:val="21"/>
          </w:rPr>
          <w:delText xml:space="preserve"> </w:delText>
        </w:r>
      </w:del>
    </w:p>
    <w:p w14:paraId="3679F475" w14:textId="2E6D8E01"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lastRenderedPageBreak/>
        <w:t>Jing Li,Marcus Barkowsky,Patrick Le Callet. Visual discomfort of stereoscopic 3D videos: Influence of 3D motion[J].</w:t>
      </w:r>
      <w:del w:id="666" w:author="王 家才" w:date="2019-06-08T15:02:00Z">
        <w:r w:rsidRPr="00B90332" w:rsidDel="0046505D">
          <w:rPr>
            <w:rFonts w:ascii="宋体" w:hAnsi="宋体"/>
            <w:sz w:val="21"/>
            <w:szCs w:val="21"/>
          </w:rPr>
          <w:delText xml:space="preserve"> </w:delText>
        </w:r>
      </w:del>
      <w:r w:rsidRPr="00B90332">
        <w:rPr>
          <w:rFonts w:ascii="宋体" w:hAnsi="宋体"/>
          <w:sz w:val="21"/>
          <w:szCs w:val="21"/>
        </w:rPr>
        <w:t>Displays,2014,35(1).</w:t>
      </w:r>
      <w:del w:id="667" w:author="王 家才" w:date="2019-06-08T14:59:00Z">
        <w:r w:rsidR="00004E39" w:rsidRPr="00B90332" w:rsidDel="00137D29">
          <w:rPr>
            <w:rFonts w:ascii="宋体" w:hAnsi="宋体"/>
            <w:sz w:val="21"/>
            <w:szCs w:val="21"/>
          </w:rPr>
          <w:delText xml:space="preserve"> </w:delText>
        </w:r>
      </w:del>
    </w:p>
    <w:p w14:paraId="63C604CB" w14:textId="68188050" w:rsidR="00F47994"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马辰阳.</w:t>
      </w:r>
      <w:del w:id="668" w:author="王 家才" w:date="2019-06-08T15:02:00Z">
        <w:r w:rsidRPr="00B90332" w:rsidDel="00B60CBD">
          <w:rPr>
            <w:rFonts w:ascii="宋体" w:hAnsi="宋体" w:hint="eastAsia"/>
            <w:sz w:val="21"/>
            <w:szCs w:val="21"/>
          </w:rPr>
          <w:delText xml:space="preserve"> </w:delText>
        </w:r>
      </w:del>
      <w:r w:rsidRPr="00B90332">
        <w:rPr>
          <w:rFonts w:ascii="宋体" w:hAnsi="宋体" w:hint="eastAsia"/>
          <w:sz w:val="21"/>
          <w:szCs w:val="21"/>
        </w:rPr>
        <w:t>立体视频质量主客观评价方法研究[D].天津大学,2014.</w:t>
      </w:r>
      <w:r w:rsidR="00F47994">
        <w:rPr>
          <w:rFonts w:ascii="宋体" w:hAnsi="宋体"/>
          <w:sz w:val="21"/>
          <w:szCs w:val="21"/>
        </w:rPr>
        <w:t xml:space="preserve"> </w:t>
      </w:r>
      <w:r w:rsidR="00F47994">
        <w:rPr>
          <w:rFonts w:ascii="宋体" w:hAnsi="宋体"/>
          <w:sz w:val="21"/>
          <w:szCs w:val="21"/>
        </w:rPr>
        <w:br w:type="page"/>
      </w:r>
    </w:p>
    <w:p w14:paraId="377CF867" w14:textId="0ADF5204" w:rsidR="00D500F7" w:rsidRDefault="00D500F7" w:rsidP="00D500F7">
      <w:pPr>
        <w:pStyle w:val="1"/>
      </w:pPr>
      <w:bookmarkStart w:id="669" w:name="_Toc10898691"/>
      <w:r>
        <w:rPr>
          <w:rFonts w:hint="eastAsia"/>
        </w:rPr>
        <w:lastRenderedPageBreak/>
        <w:t>致谢</w:t>
      </w:r>
      <w:bookmarkEnd w:id="669"/>
    </w:p>
    <w:p w14:paraId="345A0792" w14:textId="26D5DC25" w:rsidR="00EE691B" w:rsidRPr="00EE691B" w:rsidRDefault="00A948DF" w:rsidP="00EE691B">
      <w:pPr>
        <w:ind w:firstLine="480"/>
      </w:pPr>
      <w:r>
        <w:rPr>
          <w:rFonts w:hint="eastAsia"/>
        </w:rPr>
        <w:t>本次论文的完成离不开各位老师、同学和朋友的帮助</w:t>
      </w:r>
      <w:r w:rsidR="0019080B">
        <w:rPr>
          <w:rFonts w:hint="eastAsia"/>
        </w:rPr>
        <w:t>。指导老师在论文选题、模型建立、视差和运动的提取算法以及整个论文的编排上给出了很多参考意见。在本文的主观评价实验过程中，许多同学也对实验步骤和实验器材给出了改进建议，实验的完成离不开各位同学的积极参与。</w:t>
      </w:r>
      <w:r w:rsidR="00CF55C6">
        <w:rPr>
          <w:rFonts w:hint="eastAsia"/>
        </w:rPr>
        <w:t>特别感谢</w:t>
      </w:r>
      <w:commentRangeStart w:id="670"/>
      <w:commentRangeStart w:id="671"/>
      <w:r w:rsidR="00CF55C6">
        <w:rPr>
          <w:rFonts w:hint="eastAsia"/>
        </w:rPr>
        <w:t>王倩</w:t>
      </w:r>
      <w:commentRangeEnd w:id="670"/>
      <w:r w:rsidR="004F6973">
        <w:rPr>
          <w:rStyle w:val="af"/>
        </w:rPr>
        <w:commentReference w:id="670"/>
      </w:r>
      <w:commentRangeEnd w:id="671"/>
      <w:r w:rsidR="00B63F0E">
        <w:rPr>
          <w:rStyle w:val="af"/>
        </w:rPr>
        <w:commentReference w:id="671"/>
      </w:r>
      <w:r w:rsidR="00CF55C6">
        <w:rPr>
          <w:rFonts w:hint="eastAsia"/>
        </w:rPr>
        <w:t>同学在毕业设计工作全程的监督和鼓励</w:t>
      </w:r>
      <w:r w:rsidR="00724C64">
        <w:rPr>
          <w:rFonts w:hint="eastAsia"/>
        </w:rPr>
        <w:t>。</w:t>
      </w:r>
      <w:r>
        <w:rPr>
          <w:rFonts w:hint="eastAsia"/>
        </w:rPr>
        <w:t>在此</w:t>
      </w:r>
      <w:r w:rsidR="0019080B">
        <w:rPr>
          <w:rFonts w:hint="eastAsia"/>
        </w:rPr>
        <w:t>对各位</w:t>
      </w:r>
      <w:r>
        <w:rPr>
          <w:rFonts w:hint="eastAsia"/>
        </w:rPr>
        <w:t>表示诚挚的谢意。</w:t>
      </w:r>
    </w:p>
    <w:p w14:paraId="3EDAA1EE" w14:textId="77777777" w:rsidR="00D500F7" w:rsidRDefault="00D500F7">
      <w:pPr>
        <w:widowControl/>
        <w:adjustRightInd/>
        <w:snapToGrid/>
        <w:spacing w:line="240" w:lineRule="auto"/>
        <w:ind w:firstLineChars="0" w:firstLine="0"/>
        <w:jc w:val="left"/>
        <w:rPr>
          <w:b/>
          <w:bCs/>
          <w:kern w:val="44"/>
          <w:sz w:val="44"/>
          <w:szCs w:val="44"/>
        </w:rPr>
      </w:pPr>
      <w:r>
        <w:br w:type="page"/>
      </w:r>
    </w:p>
    <w:p w14:paraId="51FB8FE4" w14:textId="03791AA7" w:rsidR="003A74E3" w:rsidRDefault="00D500F7" w:rsidP="00D500F7">
      <w:pPr>
        <w:pStyle w:val="1"/>
      </w:pPr>
      <w:bookmarkStart w:id="672" w:name="_Toc10898692"/>
      <w:bookmarkStart w:id="673" w:name="_Hlk10721350"/>
      <w:r>
        <w:rPr>
          <w:rFonts w:hint="eastAsia"/>
        </w:rPr>
        <w:lastRenderedPageBreak/>
        <w:t>附录</w:t>
      </w:r>
      <w:r w:rsidR="008A260C">
        <w:rPr>
          <w:rFonts w:hint="eastAsia"/>
        </w:rPr>
        <w:t>1</w:t>
      </w:r>
      <w:r w:rsidR="00B47422">
        <w:t xml:space="preserve"> </w:t>
      </w:r>
      <w:r w:rsidR="008A260C">
        <w:rPr>
          <w:rFonts w:hint="eastAsia"/>
        </w:rPr>
        <w:t>主观实验</w:t>
      </w:r>
      <w:r w:rsidR="00D475EF">
        <w:rPr>
          <w:rFonts w:hint="eastAsia"/>
        </w:rPr>
        <w:t>结果</w:t>
      </w:r>
      <w:bookmarkEnd w:id="672"/>
    </w:p>
    <w:p w14:paraId="4C062EAC" w14:textId="77777777" w:rsidR="0079228F" w:rsidRDefault="0079228F" w:rsidP="0079228F">
      <w:pPr>
        <w:keepNext/>
        <w:ind w:firstLine="480"/>
      </w:pPr>
      <w:r>
        <w:rPr>
          <w:rFonts w:hint="eastAsia"/>
          <w:noProof/>
        </w:rPr>
        <w:drawing>
          <wp:inline distT="0" distB="0" distL="0" distR="0" wp14:anchorId="2316B06A" wp14:editId="32370D0B">
            <wp:extent cx="5274310" cy="7445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实验结果.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7445375"/>
                    </a:xfrm>
                    <a:prstGeom prst="rect">
                      <a:avLst/>
                    </a:prstGeom>
                  </pic:spPr>
                </pic:pic>
              </a:graphicData>
            </a:graphic>
          </wp:inline>
        </w:drawing>
      </w:r>
    </w:p>
    <w:p w14:paraId="2A90F286" w14:textId="08037E2C" w:rsidR="0079228F" w:rsidRPr="0079228F" w:rsidRDefault="0079228F" w:rsidP="0079228F">
      <w:pPr>
        <w:pStyle w:val="a5"/>
        <w:ind w:firstLine="420"/>
        <w:jc w:val="center"/>
        <w:rPr>
          <w:rFonts w:ascii="宋体" w:eastAsia="宋体" w:hAnsi="宋体"/>
          <w:sz w:val="21"/>
          <w:szCs w:val="21"/>
        </w:rPr>
      </w:pPr>
      <w:r w:rsidRPr="0079228F">
        <w:rPr>
          <w:rFonts w:ascii="宋体" w:eastAsia="宋体" w:hAnsi="宋体" w:hint="eastAsia"/>
          <w:sz w:val="21"/>
          <w:szCs w:val="21"/>
        </w:rPr>
        <w:t>附图1</w:t>
      </w:r>
      <w:r w:rsidRPr="0079228F">
        <w:rPr>
          <w:rFonts w:ascii="宋体" w:eastAsia="宋体" w:hAnsi="宋体"/>
          <w:sz w:val="21"/>
          <w:szCs w:val="21"/>
        </w:rPr>
        <w:t xml:space="preserve"> </w:t>
      </w:r>
      <w:r w:rsidRPr="0079228F">
        <w:rPr>
          <w:rFonts w:ascii="宋体" w:eastAsia="宋体" w:hAnsi="宋体" w:hint="eastAsia"/>
          <w:sz w:val="21"/>
          <w:szCs w:val="21"/>
        </w:rPr>
        <w:t>主观实验结果</w:t>
      </w:r>
    </w:p>
    <w:p w14:paraId="215441D8" w14:textId="048C520C" w:rsidR="008A260C" w:rsidRPr="00D208EA" w:rsidRDefault="003A74E3" w:rsidP="00D208EA">
      <w:pPr>
        <w:widowControl/>
        <w:adjustRightInd/>
        <w:snapToGrid/>
        <w:spacing w:line="240" w:lineRule="auto"/>
        <w:ind w:firstLineChars="0" w:firstLine="0"/>
        <w:jc w:val="left"/>
        <w:rPr>
          <w:b/>
          <w:bCs/>
          <w:kern w:val="44"/>
          <w:sz w:val="44"/>
          <w:szCs w:val="44"/>
        </w:rPr>
      </w:pPr>
      <w:r>
        <w:br w:type="page"/>
      </w:r>
      <w:bookmarkEnd w:id="673"/>
    </w:p>
    <w:p w14:paraId="434AA8EF" w14:textId="17937C7C" w:rsidR="008A260C" w:rsidRDefault="008A260C" w:rsidP="008A260C">
      <w:pPr>
        <w:pStyle w:val="1"/>
        <w:ind w:firstLine="883"/>
      </w:pPr>
      <w:bookmarkStart w:id="674" w:name="_Toc10898693"/>
      <w:r>
        <w:rPr>
          <w:rFonts w:hint="eastAsia"/>
        </w:rPr>
        <w:lastRenderedPageBreak/>
        <w:t>附录</w:t>
      </w:r>
      <w:r w:rsidR="002F1721">
        <w:rPr>
          <w:rFonts w:hint="eastAsia"/>
        </w:rPr>
        <w:t>2</w:t>
      </w:r>
      <w:r>
        <w:t xml:space="preserve"> </w:t>
      </w:r>
      <w:r>
        <w:rPr>
          <w:rFonts w:hint="eastAsia"/>
        </w:rPr>
        <w:t>程序代码</w:t>
      </w:r>
      <w:bookmarkEnd w:id="674"/>
    </w:p>
    <w:p w14:paraId="53B77938" w14:textId="386EB936" w:rsidR="00D500F7" w:rsidRDefault="00D500F7" w:rsidP="00D748DA">
      <w:pPr>
        <w:spacing w:line="320" w:lineRule="exact"/>
        <w:ind w:firstLine="480"/>
      </w:pPr>
      <w:r>
        <w:t>import ffmpeg</w:t>
      </w:r>
    </w:p>
    <w:p w14:paraId="40B23E1F" w14:textId="77777777" w:rsidR="00D500F7" w:rsidRDefault="00D500F7" w:rsidP="00D748DA">
      <w:pPr>
        <w:spacing w:line="320" w:lineRule="exact"/>
        <w:ind w:firstLine="480"/>
      </w:pPr>
      <w:r>
        <w:t>import numpy as np</w:t>
      </w:r>
    </w:p>
    <w:p w14:paraId="110610DE" w14:textId="77777777" w:rsidR="00D500F7" w:rsidRDefault="00D500F7" w:rsidP="00D748DA">
      <w:pPr>
        <w:spacing w:line="320" w:lineRule="exact"/>
        <w:ind w:firstLine="480"/>
      </w:pPr>
      <w:r>
        <w:t>import matplotlib</w:t>
      </w:r>
    </w:p>
    <w:p w14:paraId="30C1D3D0" w14:textId="77777777" w:rsidR="00D500F7" w:rsidRDefault="00D500F7" w:rsidP="00D748DA">
      <w:pPr>
        <w:spacing w:line="320" w:lineRule="exact"/>
        <w:ind w:firstLine="480"/>
      </w:pPr>
      <w:r>
        <w:t>import cv2</w:t>
      </w:r>
    </w:p>
    <w:p w14:paraId="16E7B120" w14:textId="77777777" w:rsidR="00D500F7" w:rsidRDefault="00D500F7" w:rsidP="00D748DA">
      <w:pPr>
        <w:spacing w:line="320" w:lineRule="exact"/>
        <w:ind w:firstLine="480"/>
      </w:pPr>
      <w:r>
        <w:t>import os</w:t>
      </w:r>
    </w:p>
    <w:p w14:paraId="5182D4F1" w14:textId="77777777" w:rsidR="00D500F7" w:rsidRDefault="00D500F7" w:rsidP="00D748DA">
      <w:pPr>
        <w:spacing w:line="320" w:lineRule="exact"/>
        <w:ind w:firstLine="480"/>
      </w:pPr>
      <w:r>
        <w:t>import sys</w:t>
      </w:r>
    </w:p>
    <w:p w14:paraId="233003DC" w14:textId="77777777" w:rsidR="00D500F7" w:rsidRDefault="00D500F7" w:rsidP="00D748DA">
      <w:pPr>
        <w:spacing w:line="320" w:lineRule="exact"/>
        <w:ind w:firstLine="480"/>
      </w:pPr>
      <w:r>
        <w:t>from matplotlib import pyplot as plt</w:t>
      </w:r>
    </w:p>
    <w:p w14:paraId="0410CE64" w14:textId="77777777" w:rsidR="00D500F7" w:rsidRDefault="00D500F7" w:rsidP="00D748DA">
      <w:pPr>
        <w:spacing w:line="320" w:lineRule="exact"/>
        <w:ind w:firstLine="480"/>
      </w:pPr>
      <w:r>
        <w:t>from scipy import stats</w:t>
      </w:r>
    </w:p>
    <w:p w14:paraId="13CA800A" w14:textId="77777777" w:rsidR="00D500F7" w:rsidRDefault="00D500F7" w:rsidP="00D748DA">
      <w:pPr>
        <w:spacing w:line="320" w:lineRule="exact"/>
        <w:ind w:firstLine="480"/>
      </w:pPr>
    </w:p>
    <w:p w14:paraId="5A9EAB77" w14:textId="77777777" w:rsidR="00D500F7" w:rsidRDefault="00D500F7" w:rsidP="00D748DA">
      <w:pPr>
        <w:spacing w:line="320" w:lineRule="exact"/>
        <w:ind w:firstLine="480"/>
      </w:pPr>
    </w:p>
    <w:p w14:paraId="1424D80A" w14:textId="77777777" w:rsidR="00D500F7" w:rsidRDefault="00D500F7" w:rsidP="00D748DA">
      <w:pPr>
        <w:spacing w:line="320" w:lineRule="exact"/>
        <w:ind w:firstLine="480"/>
      </w:pPr>
      <w:r>
        <w:t>'''</w:t>
      </w:r>
    </w:p>
    <w:p w14:paraId="6480A902" w14:textId="77777777" w:rsidR="00D500F7" w:rsidRDefault="00D500F7" w:rsidP="00D748DA">
      <w:pPr>
        <w:spacing w:line="320" w:lineRule="exact"/>
        <w:ind w:firstLine="480"/>
      </w:pPr>
      <w:r>
        <w:t>TODO:</w:t>
      </w:r>
    </w:p>
    <w:p w14:paraId="36E0A677" w14:textId="77777777" w:rsidR="00D500F7" w:rsidRDefault="00D500F7" w:rsidP="00D748DA">
      <w:pPr>
        <w:spacing w:line="320" w:lineRule="exact"/>
        <w:ind w:firstLine="480"/>
      </w:pPr>
      <w:r>
        <w:rPr>
          <w:rFonts w:hint="eastAsia"/>
        </w:rPr>
        <w:t xml:space="preserve">    0:</w:t>
      </w:r>
      <w:r>
        <w:rPr>
          <w:rFonts w:hint="eastAsia"/>
        </w:rPr>
        <w:t>读取视频</w:t>
      </w:r>
      <w:r>
        <w:rPr>
          <w:rFonts w:hint="eastAsia"/>
        </w:rPr>
        <w:t xml:space="preserve">  </w:t>
      </w:r>
      <w:r>
        <w:rPr>
          <w:rFonts w:hint="eastAsia"/>
        </w:rPr>
        <w:t>√</w:t>
      </w:r>
    </w:p>
    <w:p w14:paraId="635EFCEB" w14:textId="77777777" w:rsidR="00D500F7" w:rsidRDefault="00D500F7" w:rsidP="00D748DA">
      <w:pPr>
        <w:spacing w:line="320" w:lineRule="exact"/>
        <w:ind w:firstLine="480"/>
      </w:pPr>
      <w:r>
        <w:rPr>
          <w:rFonts w:hint="eastAsia"/>
        </w:rPr>
        <w:t xml:space="preserve">    1:</w:t>
      </w:r>
      <w:r>
        <w:rPr>
          <w:rFonts w:hint="eastAsia"/>
        </w:rPr>
        <w:t>获取视差</w:t>
      </w:r>
      <w:r>
        <w:rPr>
          <w:rFonts w:hint="eastAsia"/>
        </w:rPr>
        <w:t xml:space="preserve">  </w:t>
      </w:r>
      <w:r>
        <w:rPr>
          <w:rFonts w:hint="eastAsia"/>
        </w:rPr>
        <w:t>√</w:t>
      </w:r>
    </w:p>
    <w:p w14:paraId="4E19AD78" w14:textId="77777777" w:rsidR="00D500F7" w:rsidRDefault="00D500F7" w:rsidP="00D748DA">
      <w:pPr>
        <w:spacing w:line="320" w:lineRule="exact"/>
        <w:ind w:firstLine="480"/>
      </w:pPr>
      <w:r>
        <w:rPr>
          <w:rFonts w:hint="eastAsia"/>
        </w:rPr>
        <w:t xml:space="preserve">    2:</w:t>
      </w:r>
      <w:r>
        <w:rPr>
          <w:rFonts w:hint="eastAsia"/>
        </w:rPr>
        <w:t>获取运动矢量</w:t>
      </w:r>
      <w:r>
        <w:rPr>
          <w:rFonts w:hint="eastAsia"/>
        </w:rPr>
        <w:t xml:space="preserve">    </w:t>
      </w:r>
      <w:r>
        <w:rPr>
          <w:rFonts w:hint="eastAsia"/>
        </w:rPr>
        <w:t>√</w:t>
      </w:r>
    </w:p>
    <w:p w14:paraId="4A20B63A" w14:textId="77777777" w:rsidR="00D500F7" w:rsidRDefault="00D500F7" w:rsidP="00D748DA">
      <w:pPr>
        <w:spacing w:line="320" w:lineRule="exact"/>
        <w:ind w:firstLine="480"/>
      </w:pPr>
      <w:r>
        <w:rPr>
          <w:rFonts w:hint="eastAsia"/>
        </w:rPr>
        <w:t xml:space="preserve">    3:</w:t>
      </w:r>
      <w:r>
        <w:rPr>
          <w:rFonts w:hint="eastAsia"/>
        </w:rPr>
        <w:t>确定舒适度</w:t>
      </w:r>
      <w:r>
        <w:rPr>
          <w:rFonts w:hint="eastAsia"/>
        </w:rPr>
        <w:t xml:space="preserve">     </w:t>
      </w:r>
      <w:r>
        <w:rPr>
          <w:rFonts w:hint="eastAsia"/>
        </w:rPr>
        <w:t>√</w:t>
      </w:r>
    </w:p>
    <w:p w14:paraId="63FB9C8B" w14:textId="77777777" w:rsidR="00D500F7" w:rsidRDefault="00D500F7" w:rsidP="00D748DA">
      <w:pPr>
        <w:spacing w:line="320" w:lineRule="exact"/>
        <w:ind w:firstLine="480"/>
      </w:pPr>
      <w:r>
        <w:rPr>
          <w:rFonts w:hint="eastAsia"/>
        </w:rPr>
        <w:t xml:space="preserve">    4:</w:t>
      </w:r>
      <w:r>
        <w:rPr>
          <w:rFonts w:hint="eastAsia"/>
        </w:rPr>
        <w:t>加舒适度水印</w:t>
      </w:r>
      <w:r>
        <w:rPr>
          <w:rFonts w:hint="eastAsia"/>
        </w:rPr>
        <w:t xml:space="preserve">    </w:t>
      </w:r>
      <w:r>
        <w:rPr>
          <w:rFonts w:hint="eastAsia"/>
        </w:rPr>
        <w:t>（不做</w:t>
      </w:r>
      <w:r>
        <w:rPr>
          <w:rFonts w:hint="eastAsia"/>
        </w:rPr>
        <w:t>)</w:t>
      </w:r>
    </w:p>
    <w:p w14:paraId="46B179A8" w14:textId="77777777" w:rsidR="00D500F7" w:rsidRDefault="00D500F7" w:rsidP="00D748DA">
      <w:pPr>
        <w:spacing w:line="320" w:lineRule="exact"/>
        <w:ind w:firstLine="480"/>
      </w:pPr>
      <w:r>
        <w:rPr>
          <w:rFonts w:hint="eastAsia"/>
        </w:rPr>
        <w:t xml:space="preserve">    5:</w:t>
      </w:r>
      <w:r>
        <w:rPr>
          <w:rFonts w:hint="eastAsia"/>
        </w:rPr>
        <w:t>提高舒适度</w:t>
      </w:r>
      <w:r>
        <w:rPr>
          <w:rFonts w:hint="eastAsia"/>
        </w:rPr>
        <w:t xml:space="preserve">     </w:t>
      </w:r>
      <w:r>
        <w:rPr>
          <w:rFonts w:hint="eastAsia"/>
        </w:rPr>
        <w:t>√（估计可提高的值）</w:t>
      </w:r>
    </w:p>
    <w:p w14:paraId="2194F0DC" w14:textId="77777777" w:rsidR="00D500F7" w:rsidRDefault="00D500F7" w:rsidP="00D748DA">
      <w:pPr>
        <w:spacing w:line="320" w:lineRule="exact"/>
        <w:ind w:firstLine="480"/>
      </w:pPr>
      <w:r>
        <w:t xml:space="preserve">    ...</w:t>
      </w:r>
    </w:p>
    <w:p w14:paraId="69E8DEB1" w14:textId="77777777" w:rsidR="00D500F7" w:rsidRDefault="00D500F7" w:rsidP="00D748DA">
      <w:pPr>
        <w:spacing w:line="320" w:lineRule="exact"/>
        <w:ind w:firstLine="480"/>
      </w:pPr>
      <w:r>
        <w:t>'''</w:t>
      </w:r>
    </w:p>
    <w:p w14:paraId="25B4240A" w14:textId="77777777" w:rsidR="00D500F7" w:rsidRDefault="00D500F7" w:rsidP="00D748DA">
      <w:pPr>
        <w:spacing w:line="320" w:lineRule="exact"/>
        <w:ind w:firstLine="480"/>
      </w:pPr>
    </w:p>
    <w:p w14:paraId="0AD75127" w14:textId="77777777" w:rsidR="00D500F7" w:rsidRDefault="00D500F7" w:rsidP="00D748DA">
      <w:pPr>
        <w:spacing w:line="320" w:lineRule="exact"/>
        <w:ind w:firstLine="480"/>
      </w:pPr>
      <w:r>
        <w:rPr>
          <w:rFonts w:hint="eastAsia"/>
        </w:rPr>
        <w:t xml:space="preserve"># </w:t>
      </w:r>
      <w:r>
        <w:rPr>
          <w:rFonts w:hint="eastAsia"/>
        </w:rPr>
        <w:t>打开视频文件</w:t>
      </w:r>
    </w:p>
    <w:p w14:paraId="0150FD85" w14:textId="77777777" w:rsidR="00D500F7" w:rsidRDefault="00D500F7" w:rsidP="00D748DA">
      <w:pPr>
        <w:spacing w:line="320" w:lineRule="exact"/>
        <w:ind w:firstLine="480"/>
      </w:pPr>
      <w:r>
        <w:t>def openVid():</w:t>
      </w:r>
    </w:p>
    <w:p w14:paraId="1B1A7B36" w14:textId="77777777" w:rsidR="00D500F7" w:rsidRDefault="00D500F7" w:rsidP="00D748DA">
      <w:pPr>
        <w:spacing w:line="320" w:lineRule="exact"/>
        <w:ind w:firstLine="480"/>
      </w:pPr>
      <w:r>
        <w:t xml:space="preserve">    fileName = input("video path: ./vid/")</w:t>
      </w:r>
    </w:p>
    <w:p w14:paraId="61F57A51" w14:textId="77777777" w:rsidR="00D500F7" w:rsidRDefault="00D500F7" w:rsidP="00D748DA">
      <w:pPr>
        <w:spacing w:line="320" w:lineRule="exact"/>
        <w:ind w:firstLine="480"/>
      </w:pPr>
      <w:r>
        <w:t xml:space="preserve">    fileName = "./vid/" + fileName</w:t>
      </w:r>
    </w:p>
    <w:p w14:paraId="21626782" w14:textId="77777777" w:rsidR="00D500F7" w:rsidRDefault="00D500F7" w:rsidP="00D748DA">
      <w:pPr>
        <w:spacing w:line="320" w:lineRule="exact"/>
        <w:ind w:firstLine="480"/>
      </w:pPr>
      <w:r>
        <w:t xml:space="preserve">    while not os.path.isfile(fileName):</w:t>
      </w:r>
    </w:p>
    <w:p w14:paraId="57299B93" w14:textId="77777777" w:rsidR="00D500F7" w:rsidRDefault="00D500F7" w:rsidP="00D748DA">
      <w:pPr>
        <w:spacing w:line="320" w:lineRule="exact"/>
        <w:ind w:firstLine="480"/>
      </w:pPr>
      <w:r>
        <w:t xml:space="preserve">        if os.path.isfile(fileName + ".mkv"):</w:t>
      </w:r>
    </w:p>
    <w:p w14:paraId="72423CD4" w14:textId="77777777" w:rsidR="00D500F7" w:rsidRDefault="00D500F7" w:rsidP="00D748DA">
      <w:pPr>
        <w:spacing w:line="320" w:lineRule="exact"/>
        <w:ind w:firstLine="480"/>
      </w:pPr>
      <w:r>
        <w:t xml:space="preserve">            fileName = fileName + ".mkv"</w:t>
      </w:r>
    </w:p>
    <w:p w14:paraId="72247677" w14:textId="77777777" w:rsidR="00D500F7" w:rsidRDefault="00D500F7" w:rsidP="00D748DA">
      <w:pPr>
        <w:spacing w:line="320" w:lineRule="exact"/>
        <w:ind w:firstLine="480"/>
      </w:pPr>
      <w:r>
        <w:t xml:space="preserve">            break</w:t>
      </w:r>
    </w:p>
    <w:p w14:paraId="7BE1B155" w14:textId="77777777" w:rsidR="00D500F7" w:rsidRDefault="00D500F7" w:rsidP="00D748DA">
      <w:pPr>
        <w:spacing w:line="320" w:lineRule="exact"/>
        <w:ind w:firstLine="480"/>
      </w:pPr>
      <w:r>
        <w:t xml:space="preserve">        print("file doesn't exist!")</w:t>
      </w:r>
    </w:p>
    <w:p w14:paraId="1C5CFEB2" w14:textId="77777777" w:rsidR="00D500F7" w:rsidRDefault="00D500F7" w:rsidP="00D748DA">
      <w:pPr>
        <w:spacing w:line="320" w:lineRule="exact"/>
        <w:ind w:firstLine="480"/>
      </w:pPr>
      <w:r>
        <w:t xml:space="preserve">        fileName = input("video path: ./vid/")</w:t>
      </w:r>
    </w:p>
    <w:p w14:paraId="36A3AD09" w14:textId="77777777" w:rsidR="00D500F7" w:rsidRDefault="00D500F7" w:rsidP="00D748DA">
      <w:pPr>
        <w:spacing w:line="320" w:lineRule="exact"/>
        <w:ind w:firstLine="480"/>
      </w:pPr>
      <w:r>
        <w:t xml:space="preserve">        fileName = "./vid/" + fileName</w:t>
      </w:r>
    </w:p>
    <w:p w14:paraId="4031F8DA" w14:textId="77777777" w:rsidR="00D500F7" w:rsidRDefault="00D500F7" w:rsidP="00D748DA">
      <w:pPr>
        <w:spacing w:line="320" w:lineRule="exact"/>
        <w:ind w:firstLine="480"/>
      </w:pPr>
      <w:r>
        <w:t xml:space="preserve">    cap = cv2.VideoCapture(fileName)</w:t>
      </w:r>
    </w:p>
    <w:p w14:paraId="5824A114" w14:textId="77777777" w:rsidR="00D500F7" w:rsidRDefault="00D500F7" w:rsidP="00D748DA">
      <w:pPr>
        <w:spacing w:line="320" w:lineRule="exact"/>
        <w:ind w:firstLine="480"/>
      </w:pPr>
      <w:r>
        <w:t xml:space="preserve">    if cap.isOpened():</w:t>
      </w:r>
    </w:p>
    <w:p w14:paraId="10446CF6" w14:textId="77777777" w:rsidR="00D500F7" w:rsidRDefault="00D500F7" w:rsidP="00D748DA">
      <w:pPr>
        <w:spacing w:line="320" w:lineRule="exact"/>
        <w:ind w:firstLine="480"/>
      </w:pPr>
      <w:r>
        <w:t xml:space="preserve">        return cap</w:t>
      </w:r>
    </w:p>
    <w:p w14:paraId="2C14D40A" w14:textId="77777777" w:rsidR="00D500F7" w:rsidRDefault="00D500F7" w:rsidP="00D748DA">
      <w:pPr>
        <w:spacing w:line="320" w:lineRule="exact"/>
        <w:ind w:firstLine="480"/>
      </w:pPr>
      <w:r>
        <w:t xml:space="preserve">    else:</w:t>
      </w:r>
    </w:p>
    <w:p w14:paraId="36173FBA" w14:textId="77777777" w:rsidR="00D500F7" w:rsidRDefault="00D500F7" w:rsidP="00D748DA">
      <w:pPr>
        <w:spacing w:line="320" w:lineRule="exact"/>
        <w:ind w:firstLine="480"/>
      </w:pPr>
      <w:r>
        <w:t xml:space="preserve">        print("cannot open video.")</w:t>
      </w:r>
    </w:p>
    <w:p w14:paraId="34F48FF9" w14:textId="77777777" w:rsidR="00D500F7" w:rsidRDefault="00D500F7" w:rsidP="00D748DA">
      <w:pPr>
        <w:spacing w:line="320" w:lineRule="exact"/>
        <w:ind w:firstLine="480"/>
      </w:pPr>
      <w:r>
        <w:t xml:space="preserve">        sys.exit()</w:t>
      </w:r>
    </w:p>
    <w:p w14:paraId="25440F49" w14:textId="77777777" w:rsidR="00D500F7" w:rsidRDefault="00D500F7" w:rsidP="00D748DA">
      <w:pPr>
        <w:spacing w:line="320" w:lineRule="exact"/>
        <w:ind w:firstLine="480"/>
      </w:pPr>
    </w:p>
    <w:p w14:paraId="3F0B3677" w14:textId="77777777" w:rsidR="00D500F7" w:rsidRDefault="00D500F7" w:rsidP="00D748DA">
      <w:pPr>
        <w:spacing w:line="320" w:lineRule="exact"/>
        <w:ind w:firstLine="480"/>
      </w:pPr>
    </w:p>
    <w:p w14:paraId="2C354FFE" w14:textId="77777777" w:rsidR="00D500F7" w:rsidRDefault="00D500F7" w:rsidP="00D748DA">
      <w:pPr>
        <w:spacing w:line="320" w:lineRule="exact"/>
        <w:ind w:firstLine="480"/>
      </w:pPr>
      <w:r>
        <w:rPr>
          <w:rFonts w:hint="eastAsia"/>
        </w:rPr>
        <w:t xml:space="preserve"># </w:t>
      </w:r>
      <w:r>
        <w:rPr>
          <w:rFonts w:hint="eastAsia"/>
        </w:rPr>
        <w:t>获取视频总帧数</w:t>
      </w:r>
    </w:p>
    <w:p w14:paraId="144A982C" w14:textId="77777777" w:rsidR="00D500F7" w:rsidRDefault="00D500F7" w:rsidP="00D748DA">
      <w:pPr>
        <w:spacing w:line="320" w:lineRule="exact"/>
        <w:ind w:firstLine="480"/>
      </w:pPr>
      <w:r>
        <w:lastRenderedPageBreak/>
        <w:t>def getFrameCount(cap):</w:t>
      </w:r>
    </w:p>
    <w:p w14:paraId="0CBC7BBF" w14:textId="77777777" w:rsidR="00D500F7" w:rsidRDefault="00D500F7" w:rsidP="00D748DA">
      <w:pPr>
        <w:spacing w:line="320" w:lineRule="exact"/>
        <w:ind w:firstLine="480"/>
      </w:pPr>
      <w:r>
        <w:t xml:space="preserve">    if cap.isOpened():</w:t>
      </w:r>
    </w:p>
    <w:p w14:paraId="35E404DC" w14:textId="77777777" w:rsidR="00D500F7" w:rsidRDefault="00D500F7" w:rsidP="00D748DA">
      <w:pPr>
        <w:spacing w:line="320" w:lineRule="exact"/>
        <w:ind w:firstLine="480"/>
      </w:pPr>
      <w:r>
        <w:t xml:space="preserve">        return cap.get(cv2.CAP_PROP_FRAME_COUNT)</w:t>
      </w:r>
    </w:p>
    <w:p w14:paraId="079B47CA" w14:textId="77777777" w:rsidR="00D500F7" w:rsidRDefault="00D500F7" w:rsidP="00D748DA">
      <w:pPr>
        <w:spacing w:line="320" w:lineRule="exact"/>
        <w:ind w:firstLine="480"/>
      </w:pPr>
      <w:r>
        <w:t xml:space="preserve">    else:</w:t>
      </w:r>
    </w:p>
    <w:p w14:paraId="6B1DB805" w14:textId="77777777" w:rsidR="00D500F7" w:rsidRDefault="00D500F7" w:rsidP="00D748DA">
      <w:pPr>
        <w:spacing w:line="320" w:lineRule="exact"/>
        <w:ind w:firstLine="480"/>
      </w:pPr>
      <w:r>
        <w:t xml:space="preserve">        print("cannot open video.")</w:t>
      </w:r>
    </w:p>
    <w:p w14:paraId="6E297506" w14:textId="77777777" w:rsidR="00D500F7" w:rsidRDefault="00D500F7" w:rsidP="00D748DA">
      <w:pPr>
        <w:spacing w:line="320" w:lineRule="exact"/>
        <w:ind w:firstLine="480"/>
      </w:pPr>
      <w:r>
        <w:t xml:space="preserve">        sys.exit()</w:t>
      </w:r>
    </w:p>
    <w:p w14:paraId="477B65E2" w14:textId="77777777" w:rsidR="00D500F7" w:rsidRDefault="00D500F7" w:rsidP="00D748DA">
      <w:pPr>
        <w:spacing w:line="320" w:lineRule="exact"/>
        <w:ind w:firstLine="480"/>
      </w:pPr>
    </w:p>
    <w:p w14:paraId="64006EEF" w14:textId="77777777" w:rsidR="00D500F7" w:rsidRDefault="00D500F7" w:rsidP="00D748DA">
      <w:pPr>
        <w:spacing w:line="320" w:lineRule="exact"/>
        <w:ind w:firstLine="480"/>
      </w:pPr>
      <w:r>
        <w:rPr>
          <w:rFonts w:hint="eastAsia"/>
        </w:rPr>
        <w:t xml:space="preserve"># </w:t>
      </w:r>
      <w:r>
        <w:rPr>
          <w:rFonts w:hint="eastAsia"/>
        </w:rPr>
        <w:t>获取帧速率</w:t>
      </w:r>
    </w:p>
    <w:p w14:paraId="7FACACDF" w14:textId="77777777" w:rsidR="00D500F7" w:rsidRDefault="00D500F7" w:rsidP="00D748DA">
      <w:pPr>
        <w:spacing w:line="320" w:lineRule="exact"/>
        <w:ind w:firstLine="480"/>
      </w:pPr>
      <w:r>
        <w:t>def getFrameRate(cap):</w:t>
      </w:r>
    </w:p>
    <w:p w14:paraId="1E70F65A" w14:textId="77777777" w:rsidR="00D500F7" w:rsidRDefault="00D500F7" w:rsidP="00D748DA">
      <w:pPr>
        <w:spacing w:line="320" w:lineRule="exact"/>
        <w:ind w:firstLine="480"/>
      </w:pPr>
      <w:r>
        <w:t xml:space="preserve">    if cap.isOpened():</w:t>
      </w:r>
    </w:p>
    <w:p w14:paraId="6EA7A09A" w14:textId="77777777" w:rsidR="00D500F7" w:rsidRDefault="00D500F7" w:rsidP="00D748DA">
      <w:pPr>
        <w:spacing w:line="320" w:lineRule="exact"/>
        <w:ind w:firstLine="480"/>
      </w:pPr>
      <w:r>
        <w:t xml:space="preserve">        return cap.get(cv2.CAP_PROP_FPS)</w:t>
      </w:r>
    </w:p>
    <w:p w14:paraId="2FC91FD8" w14:textId="77777777" w:rsidR="00D500F7" w:rsidRDefault="00D500F7" w:rsidP="00D748DA">
      <w:pPr>
        <w:spacing w:line="320" w:lineRule="exact"/>
        <w:ind w:firstLine="480"/>
      </w:pPr>
      <w:r>
        <w:t xml:space="preserve">    else:</w:t>
      </w:r>
    </w:p>
    <w:p w14:paraId="51D76A86" w14:textId="77777777" w:rsidR="00D500F7" w:rsidRDefault="00D500F7" w:rsidP="00D748DA">
      <w:pPr>
        <w:spacing w:line="320" w:lineRule="exact"/>
        <w:ind w:firstLine="480"/>
      </w:pPr>
      <w:r>
        <w:t xml:space="preserve">        print("cannot open video.")</w:t>
      </w:r>
    </w:p>
    <w:p w14:paraId="501E7457" w14:textId="77777777" w:rsidR="00D500F7" w:rsidRDefault="00D500F7" w:rsidP="00D748DA">
      <w:pPr>
        <w:spacing w:line="320" w:lineRule="exact"/>
        <w:ind w:firstLine="480"/>
      </w:pPr>
      <w:r>
        <w:t xml:space="preserve">        sys.exit()</w:t>
      </w:r>
    </w:p>
    <w:p w14:paraId="3B620965" w14:textId="77777777" w:rsidR="00D500F7" w:rsidRDefault="00D500F7" w:rsidP="00D748DA">
      <w:pPr>
        <w:spacing w:line="320" w:lineRule="exact"/>
        <w:ind w:firstLine="480"/>
      </w:pPr>
    </w:p>
    <w:p w14:paraId="3B0F2EB9" w14:textId="77777777" w:rsidR="00D500F7" w:rsidRDefault="00D500F7" w:rsidP="00D748DA">
      <w:pPr>
        <w:spacing w:line="320" w:lineRule="exact"/>
        <w:ind w:firstLine="480"/>
      </w:pPr>
      <w:r>
        <w:rPr>
          <w:rFonts w:hint="eastAsia"/>
        </w:rPr>
        <w:t xml:space="preserve"># </w:t>
      </w:r>
      <w:r>
        <w:rPr>
          <w:rFonts w:hint="eastAsia"/>
        </w:rPr>
        <w:t>给出左右画面，计算景深</w:t>
      </w:r>
    </w:p>
    <w:p w14:paraId="5080508A" w14:textId="77777777" w:rsidR="00D500F7" w:rsidRDefault="00D500F7" w:rsidP="00D748DA">
      <w:pPr>
        <w:spacing w:line="320" w:lineRule="exact"/>
        <w:ind w:firstLine="480"/>
      </w:pPr>
      <w:r>
        <w:t>def getDepthMap(imgL, imgR):</w:t>
      </w:r>
    </w:p>
    <w:p w14:paraId="659E9619" w14:textId="77777777" w:rsidR="00D500F7" w:rsidRDefault="00D500F7" w:rsidP="00D748DA">
      <w:pPr>
        <w:spacing w:line="320" w:lineRule="exact"/>
        <w:ind w:firstLine="480"/>
      </w:pPr>
    </w:p>
    <w:p w14:paraId="0FF1205E" w14:textId="77777777" w:rsidR="00D500F7" w:rsidRDefault="00D500F7" w:rsidP="00D748DA">
      <w:pPr>
        <w:spacing w:line="320" w:lineRule="exact"/>
        <w:ind w:firstLine="480"/>
      </w:pPr>
      <w:r>
        <w:rPr>
          <w:rFonts w:hint="eastAsia"/>
        </w:rPr>
        <w:t xml:space="preserve">    # stereo = cv2.StereoBM_create(numDisparity = 32, blockSize = 3)        # </w:t>
      </w:r>
      <w:r>
        <w:rPr>
          <w:rFonts w:hint="eastAsia"/>
        </w:rPr>
        <w:t>速度快，准确性较低，单通道</w:t>
      </w:r>
    </w:p>
    <w:p w14:paraId="30735D1D" w14:textId="77777777" w:rsidR="00D500F7" w:rsidRDefault="00D500F7" w:rsidP="00D748DA">
      <w:pPr>
        <w:spacing w:line="320" w:lineRule="exact"/>
        <w:ind w:firstLine="480"/>
      </w:pPr>
      <w:r>
        <w:t xml:space="preserve">    stereo = cv2.StereoSGBM_create(</w:t>
      </w:r>
    </w:p>
    <w:p w14:paraId="54C7E665" w14:textId="77777777" w:rsidR="00D500F7" w:rsidRDefault="00D500F7" w:rsidP="00D748DA">
      <w:pPr>
        <w:spacing w:line="320" w:lineRule="exact"/>
        <w:ind w:firstLine="480"/>
      </w:pPr>
      <w:r>
        <w:rPr>
          <w:rFonts w:hint="eastAsia"/>
        </w:rPr>
        <w:t xml:space="preserve">        minDisparity=-16, numDisparities=48, blockSize=5, P1=320, P2=1280)      # </w:t>
      </w:r>
      <w:r>
        <w:rPr>
          <w:rFonts w:hint="eastAsia"/>
        </w:rPr>
        <w:t>速度稍慢，准确性较高，多通道</w:t>
      </w:r>
    </w:p>
    <w:p w14:paraId="13DE87C3" w14:textId="77777777" w:rsidR="00D500F7" w:rsidRDefault="00D500F7" w:rsidP="00D748DA">
      <w:pPr>
        <w:spacing w:line="320" w:lineRule="exact"/>
        <w:ind w:firstLine="480"/>
      </w:pPr>
      <w:r>
        <w:t xml:space="preserve">    return stereo.compute(imgL, imgR)</w:t>
      </w:r>
    </w:p>
    <w:p w14:paraId="5B0AF9DD" w14:textId="77777777" w:rsidR="00D500F7" w:rsidRDefault="00D500F7" w:rsidP="00D748DA">
      <w:pPr>
        <w:spacing w:line="320" w:lineRule="exact"/>
        <w:ind w:firstLine="480"/>
      </w:pPr>
    </w:p>
    <w:p w14:paraId="4F206BB3" w14:textId="77777777" w:rsidR="00D500F7" w:rsidRDefault="00D500F7" w:rsidP="00D748DA">
      <w:pPr>
        <w:spacing w:line="320" w:lineRule="exact"/>
        <w:ind w:firstLine="480"/>
      </w:pPr>
    </w:p>
    <w:p w14:paraId="29D098C1" w14:textId="77777777" w:rsidR="00D500F7" w:rsidRDefault="00D500F7" w:rsidP="00D748DA">
      <w:pPr>
        <w:spacing w:line="320" w:lineRule="exact"/>
        <w:ind w:firstLine="480"/>
      </w:pPr>
      <w:r>
        <w:rPr>
          <w:rFonts w:hint="eastAsia"/>
        </w:rPr>
        <w:t xml:space="preserve"># </w:t>
      </w:r>
      <w:r>
        <w:rPr>
          <w:rFonts w:hint="eastAsia"/>
        </w:rPr>
        <w:t>给出前后两帧，计算帧间运动矢量</w:t>
      </w:r>
    </w:p>
    <w:p w14:paraId="4280FF14" w14:textId="77777777" w:rsidR="00D500F7" w:rsidRDefault="00D500F7" w:rsidP="00D748DA">
      <w:pPr>
        <w:spacing w:line="320" w:lineRule="exact"/>
        <w:ind w:firstLine="480"/>
      </w:pPr>
      <w:r>
        <w:t>def getMotionVector(prvs, next):</w:t>
      </w:r>
    </w:p>
    <w:p w14:paraId="69C6695F" w14:textId="77777777" w:rsidR="00D500F7" w:rsidRDefault="00D500F7" w:rsidP="00D748DA">
      <w:pPr>
        <w:spacing w:line="320" w:lineRule="exact"/>
        <w:ind w:firstLine="480"/>
      </w:pPr>
      <w:r>
        <w:rPr>
          <w:rFonts w:hint="eastAsia"/>
        </w:rPr>
        <w:t xml:space="preserve">    hsv = np.zeros_like(imgR)  # </w:t>
      </w:r>
      <w:r>
        <w:rPr>
          <w:rFonts w:hint="eastAsia"/>
        </w:rPr>
        <w:t>将运动矢量按</w:t>
      </w:r>
      <w:r>
        <w:rPr>
          <w:rFonts w:hint="eastAsia"/>
        </w:rPr>
        <w:t>hsv</w:t>
      </w:r>
      <w:r>
        <w:rPr>
          <w:rFonts w:hint="eastAsia"/>
        </w:rPr>
        <w:t>显示，以色调</w:t>
      </w:r>
      <w:r>
        <w:rPr>
          <w:rFonts w:hint="eastAsia"/>
        </w:rPr>
        <w:t>h</w:t>
      </w:r>
      <w:r>
        <w:rPr>
          <w:rFonts w:hint="eastAsia"/>
        </w:rPr>
        <w:t>表示运动方向，以明度</w:t>
      </w:r>
      <w:r>
        <w:rPr>
          <w:rFonts w:hint="eastAsia"/>
        </w:rPr>
        <w:t>v</w:t>
      </w:r>
      <w:r>
        <w:rPr>
          <w:rFonts w:hint="eastAsia"/>
        </w:rPr>
        <w:t>表示运动位移</w:t>
      </w:r>
    </w:p>
    <w:p w14:paraId="7BC549CF" w14:textId="77777777" w:rsidR="00D500F7" w:rsidRDefault="00D500F7" w:rsidP="00D748DA">
      <w:pPr>
        <w:spacing w:line="320" w:lineRule="exact"/>
        <w:ind w:firstLine="480"/>
      </w:pPr>
      <w:r>
        <w:rPr>
          <w:rFonts w:hint="eastAsia"/>
        </w:rPr>
        <w:t xml:space="preserve">    hsv[..., 1] = 255  # </w:t>
      </w:r>
      <w:r>
        <w:rPr>
          <w:rFonts w:hint="eastAsia"/>
        </w:rPr>
        <w:t>饱和度置为最高</w:t>
      </w:r>
    </w:p>
    <w:p w14:paraId="5AAD8468" w14:textId="77777777" w:rsidR="00D500F7" w:rsidRDefault="00D500F7" w:rsidP="00D748DA">
      <w:pPr>
        <w:spacing w:line="320" w:lineRule="exact"/>
        <w:ind w:firstLine="480"/>
      </w:pPr>
    </w:p>
    <w:p w14:paraId="4DBD6D83" w14:textId="77777777" w:rsidR="00D500F7" w:rsidRDefault="00D500F7" w:rsidP="00D748DA">
      <w:pPr>
        <w:spacing w:line="320" w:lineRule="exact"/>
        <w:ind w:firstLine="480"/>
      </w:pPr>
      <w:r>
        <w:rPr>
          <w:rFonts w:hint="eastAsia"/>
        </w:rPr>
        <w:t xml:space="preserve">    # </w:t>
      </w:r>
      <w:r>
        <w:rPr>
          <w:rFonts w:hint="eastAsia"/>
        </w:rPr>
        <w:t>转为灰度以计算光流</w:t>
      </w:r>
    </w:p>
    <w:p w14:paraId="771F0B5C" w14:textId="77777777" w:rsidR="00D500F7" w:rsidRDefault="00D500F7" w:rsidP="00D748DA">
      <w:pPr>
        <w:spacing w:line="320" w:lineRule="exact"/>
        <w:ind w:firstLine="480"/>
      </w:pPr>
      <w:r>
        <w:t xml:space="preserve">    prvs = cv2.cvtColor(prvs, cv2.COLOR_BGR2GRAY)</w:t>
      </w:r>
    </w:p>
    <w:p w14:paraId="7D03C147" w14:textId="77777777" w:rsidR="00D500F7" w:rsidRDefault="00D500F7" w:rsidP="00D748DA">
      <w:pPr>
        <w:spacing w:line="320" w:lineRule="exact"/>
        <w:ind w:firstLine="480"/>
      </w:pPr>
      <w:r>
        <w:t xml:space="preserve">    next = cv2.cvtColor(next, cv2.COLOR_BGR2GRAY)</w:t>
      </w:r>
    </w:p>
    <w:p w14:paraId="141AC08C" w14:textId="77777777" w:rsidR="00D500F7" w:rsidRDefault="00D500F7" w:rsidP="00D748DA">
      <w:pPr>
        <w:spacing w:line="320" w:lineRule="exact"/>
        <w:ind w:firstLine="480"/>
      </w:pPr>
    </w:p>
    <w:p w14:paraId="61598928" w14:textId="77777777" w:rsidR="00D500F7" w:rsidRDefault="00D500F7" w:rsidP="00D748DA">
      <w:pPr>
        <w:spacing w:line="320" w:lineRule="exact"/>
        <w:ind w:firstLine="480"/>
      </w:pPr>
      <w:r>
        <w:t xml:space="preserve">    flow = cv2.calcOpticalFlowFarneback(</w:t>
      </w:r>
    </w:p>
    <w:p w14:paraId="42EFBC9E" w14:textId="77777777" w:rsidR="00D500F7" w:rsidRDefault="00D500F7" w:rsidP="00D748DA">
      <w:pPr>
        <w:spacing w:line="320" w:lineRule="exact"/>
        <w:ind w:firstLine="480"/>
      </w:pPr>
      <w:r>
        <w:rPr>
          <w:rFonts w:hint="eastAsia"/>
        </w:rPr>
        <w:t xml:space="preserve">        prvs, next, None, 0.5, 3, 15, 3, 5, 1.2, 0)  # </w:t>
      </w:r>
      <w:r>
        <w:rPr>
          <w:rFonts w:hint="eastAsia"/>
        </w:rPr>
        <w:t>计算两帧间的光流，即运动矢量的直角坐标表示</w:t>
      </w:r>
    </w:p>
    <w:p w14:paraId="0223C142" w14:textId="77777777" w:rsidR="00D500F7" w:rsidRDefault="00D500F7" w:rsidP="00D748DA">
      <w:pPr>
        <w:spacing w:line="320" w:lineRule="exact"/>
        <w:ind w:firstLine="480"/>
      </w:pPr>
      <w:r>
        <w:t xml:space="preserve">    mag, ang = cv2.cartToPolar(</w:t>
      </w:r>
    </w:p>
    <w:p w14:paraId="30B9BBDF" w14:textId="77777777" w:rsidR="00D500F7" w:rsidRDefault="00D500F7" w:rsidP="00D748DA">
      <w:pPr>
        <w:spacing w:line="320" w:lineRule="exact"/>
        <w:ind w:firstLine="480"/>
      </w:pPr>
      <w:r>
        <w:rPr>
          <w:rFonts w:hint="eastAsia"/>
        </w:rPr>
        <w:t xml:space="preserve">        flow[..., 0], flow[..., 1])  # </w:t>
      </w:r>
      <w:r>
        <w:rPr>
          <w:rFonts w:hint="eastAsia"/>
        </w:rPr>
        <w:t>运动矢量的直角坐标表示转换为极坐标表示</w:t>
      </w:r>
    </w:p>
    <w:p w14:paraId="60692B03" w14:textId="77777777" w:rsidR="00D500F7" w:rsidRDefault="00D500F7" w:rsidP="00D748DA">
      <w:pPr>
        <w:spacing w:line="320" w:lineRule="exact"/>
        <w:ind w:firstLine="480"/>
      </w:pPr>
      <w:r>
        <w:rPr>
          <w:rFonts w:hint="eastAsia"/>
        </w:rPr>
        <w:t xml:space="preserve">    hsv[..., 0] = ang*180/np.pi/2  # </w:t>
      </w:r>
      <w:r>
        <w:rPr>
          <w:rFonts w:hint="eastAsia"/>
        </w:rPr>
        <w:t>角度对应色调</w:t>
      </w:r>
    </w:p>
    <w:p w14:paraId="3DA3EA22" w14:textId="77777777" w:rsidR="00D500F7" w:rsidRDefault="00D500F7" w:rsidP="00D748DA">
      <w:pPr>
        <w:spacing w:line="320" w:lineRule="exact"/>
        <w:ind w:firstLine="480"/>
      </w:pPr>
      <w:r>
        <w:rPr>
          <w:rFonts w:hint="eastAsia"/>
        </w:rPr>
        <w:lastRenderedPageBreak/>
        <w:t xml:space="preserve">    hsv[..., 2] = cv2.normalize(mag, None, 0, 255, cv2.NORM_MINMAX)  # </w:t>
      </w:r>
      <w:r>
        <w:rPr>
          <w:rFonts w:hint="eastAsia"/>
        </w:rPr>
        <w:t>位移量对应明度</w:t>
      </w:r>
    </w:p>
    <w:p w14:paraId="5459DE3C" w14:textId="77777777" w:rsidR="00D500F7" w:rsidRDefault="00D500F7" w:rsidP="00D748DA">
      <w:pPr>
        <w:spacing w:line="320" w:lineRule="exact"/>
        <w:ind w:firstLine="480"/>
      </w:pPr>
      <w:r>
        <w:t xml:space="preserve">    return hsv</w:t>
      </w:r>
    </w:p>
    <w:p w14:paraId="16AF935E" w14:textId="77777777" w:rsidR="00D500F7" w:rsidRDefault="00D500F7" w:rsidP="00D748DA">
      <w:pPr>
        <w:spacing w:line="320" w:lineRule="exact"/>
        <w:ind w:firstLine="480"/>
      </w:pPr>
    </w:p>
    <w:p w14:paraId="68B54261" w14:textId="77777777" w:rsidR="00D500F7" w:rsidRDefault="00D500F7" w:rsidP="00D748DA">
      <w:pPr>
        <w:spacing w:line="320" w:lineRule="exact"/>
        <w:ind w:firstLine="480"/>
      </w:pPr>
    </w:p>
    <w:p w14:paraId="0CC07D26" w14:textId="77777777" w:rsidR="00D500F7" w:rsidRDefault="00D500F7" w:rsidP="00D748DA">
      <w:pPr>
        <w:spacing w:line="320" w:lineRule="exact"/>
        <w:ind w:firstLine="480"/>
      </w:pPr>
      <w:r>
        <w:t>if __name__ == "__main__":</w:t>
      </w:r>
    </w:p>
    <w:p w14:paraId="4F8DE296" w14:textId="77777777" w:rsidR="00D500F7" w:rsidRDefault="00D500F7" w:rsidP="00D748DA">
      <w:pPr>
        <w:spacing w:line="320" w:lineRule="exact"/>
        <w:ind w:firstLine="480"/>
      </w:pPr>
      <w:r>
        <w:t xml:space="preserve">    cap = openVid()</w:t>
      </w:r>
    </w:p>
    <w:p w14:paraId="113A6EC9" w14:textId="77777777" w:rsidR="00D500F7" w:rsidRDefault="00D500F7" w:rsidP="00D748DA">
      <w:pPr>
        <w:spacing w:line="320" w:lineRule="exact"/>
        <w:ind w:firstLine="480"/>
      </w:pPr>
      <w:r>
        <w:t xml:space="preserve">    isDemo = int(input("is Demo(0/1)?"))</w:t>
      </w:r>
    </w:p>
    <w:p w14:paraId="09B8C3C7" w14:textId="77777777" w:rsidR="00D500F7" w:rsidRDefault="00D500F7" w:rsidP="00D748DA">
      <w:pPr>
        <w:spacing w:line="320" w:lineRule="exact"/>
        <w:ind w:firstLine="480"/>
      </w:pPr>
      <w:r>
        <w:t xml:space="preserve">    calcMod = int(input("calc optimize potential?"))</w:t>
      </w:r>
    </w:p>
    <w:p w14:paraId="103B69F6" w14:textId="77777777" w:rsidR="00D500F7" w:rsidRDefault="00D500F7" w:rsidP="00D748DA">
      <w:pPr>
        <w:spacing w:line="320" w:lineRule="exact"/>
        <w:ind w:firstLine="480"/>
      </w:pPr>
      <w:r>
        <w:t xml:space="preserve">    frameRate = getFrameRate(cap)</w:t>
      </w:r>
    </w:p>
    <w:p w14:paraId="525CAC7A" w14:textId="77777777" w:rsidR="00D500F7" w:rsidRDefault="00D500F7" w:rsidP="00D748DA">
      <w:pPr>
        <w:spacing w:line="320" w:lineRule="exact"/>
        <w:ind w:firstLine="480"/>
      </w:pPr>
      <w:r>
        <w:t xml:space="preserve">    frameCount = getFrameCount(cap)</w:t>
      </w:r>
    </w:p>
    <w:p w14:paraId="4851A14E" w14:textId="77777777" w:rsidR="00D500F7" w:rsidRDefault="00D500F7" w:rsidP="00D748DA">
      <w:pPr>
        <w:spacing w:line="320" w:lineRule="exact"/>
        <w:ind w:firstLine="480"/>
      </w:pPr>
      <w:r>
        <w:t xml:space="preserve">    framesCalculated = 0</w:t>
      </w:r>
    </w:p>
    <w:p w14:paraId="7EA61722" w14:textId="77777777" w:rsidR="00D500F7" w:rsidRDefault="00D500F7" w:rsidP="00D748DA">
      <w:pPr>
        <w:spacing w:line="320" w:lineRule="exact"/>
        <w:ind w:firstLine="480"/>
      </w:pPr>
      <w:r>
        <w:t xml:space="preserve">    framesOptimized = 0</w:t>
      </w:r>
    </w:p>
    <w:p w14:paraId="44D25F79" w14:textId="77777777" w:rsidR="00D500F7" w:rsidRDefault="00D500F7" w:rsidP="00D748DA">
      <w:pPr>
        <w:spacing w:line="320" w:lineRule="exact"/>
        <w:ind w:firstLine="480"/>
      </w:pPr>
      <w:r>
        <w:t xml:space="preserve">    framesComfort = []</w:t>
      </w:r>
    </w:p>
    <w:p w14:paraId="55A582FE" w14:textId="77777777" w:rsidR="00D500F7" w:rsidRDefault="00D500F7" w:rsidP="00D748DA">
      <w:pPr>
        <w:spacing w:line="320" w:lineRule="exact"/>
        <w:ind w:firstLine="480"/>
      </w:pPr>
      <w:r>
        <w:t xml:space="preserve">    framesComfortOptimized = []</w:t>
      </w:r>
    </w:p>
    <w:p w14:paraId="499F228A" w14:textId="77777777" w:rsidR="00D500F7" w:rsidRDefault="00D500F7" w:rsidP="00D748DA">
      <w:pPr>
        <w:spacing w:line="320" w:lineRule="exact"/>
        <w:ind w:firstLine="480"/>
      </w:pPr>
    </w:p>
    <w:p w14:paraId="78FCE0EB" w14:textId="77777777" w:rsidR="00D500F7" w:rsidRDefault="00D500F7" w:rsidP="00D748DA">
      <w:pPr>
        <w:spacing w:line="320" w:lineRule="exact"/>
        <w:ind w:firstLine="480"/>
      </w:pPr>
      <w:r>
        <w:t xml:space="preserve">    isSuccess, img = cap.read()</w:t>
      </w:r>
    </w:p>
    <w:p w14:paraId="184DA0F1" w14:textId="77777777" w:rsidR="00D500F7" w:rsidRDefault="00D500F7" w:rsidP="00D748DA">
      <w:pPr>
        <w:spacing w:line="320" w:lineRule="exact"/>
        <w:ind w:firstLine="480"/>
      </w:pPr>
      <w:r>
        <w:t xml:space="preserve">    if not isSuccess:</w:t>
      </w:r>
    </w:p>
    <w:p w14:paraId="752403E8" w14:textId="77777777" w:rsidR="00D500F7" w:rsidRDefault="00D500F7" w:rsidP="00D748DA">
      <w:pPr>
        <w:spacing w:line="320" w:lineRule="exact"/>
        <w:ind w:firstLine="480"/>
      </w:pPr>
      <w:r>
        <w:t xml:space="preserve">        print("video read error.")</w:t>
      </w:r>
    </w:p>
    <w:p w14:paraId="01B6CAA1" w14:textId="77777777" w:rsidR="00D500F7" w:rsidRDefault="00D500F7" w:rsidP="00D748DA">
      <w:pPr>
        <w:spacing w:line="320" w:lineRule="exact"/>
        <w:ind w:firstLine="480"/>
      </w:pPr>
      <w:r>
        <w:t xml:space="preserve">        sys.exit()</w:t>
      </w:r>
    </w:p>
    <w:p w14:paraId="5C8832F7" w14:textId="77777777" w:rsidR="00D500F7" w:rsidRDefault="00D500F7" w:rsidP="00D748DA">
      <w:pPr>
        <w:spacing w:line="320" w:lineRule="exact"/>
        <w:ind w:firstLine="480"/>
      </w:pPr>
    </w:p>
    <w:p w14:paraId="70181B93" w14:textId="77777777" w:rsidR="00D500F7" w:rsidRDefault="00D500F7" w:rsidP="00D748DA">
      <w:pPr>
        <w:spacing w:line="320" w:lineRule="exact"/>
        <w:ind w:firstLine="480"/>
      </w:pPr>
      <w:r>
        <w:rPr>
          <w:rFonts w:hint="eastAsia"/>
        </w:rPr>
        <w:t xml:space="preserve">    # </w:t>
      </w:r>
      <w:r>
        <w:rPr>
          <w:rFonts w:hint="eastAsia"/>
        </w:rPr>
        <w:t>分割左右画面</w:t>
      </w:r>
    </w:p>
    <w:p w14:paraId="67E6D22F" w14:textId="77777777" w:rsidR="00D500F7" w:rsidRDefault="00D500F7" w:rsidP="00D748DA">
      <w:pPr>
        <w:spacing w:line="320" w:lineRule="exact"/>
        <w:ind w:firstLine="480"/>
      </w:pPr>
      <w:r>
        <w:t xml:space="preserve">    imgL = np.split(img, 2, 1)[0]</w:t>
      </w:r>
    </w:p>
    <w:p w14:paraId="1D1A319D" w14:textId="77777777" w:rsidR="00D500F7" w:rsidRDefault="00D500F7" w:rsidP="00D748DA">
      <w:pPr>
        <w:spacing w:line="320" w:lineRule="exact"/>
        <w:ind w:firstLine="480"/>
      </w:pPr>
      <w:r>
        <w:t xml:space="preserve">    imgR = np.split(img, 2, 1)[1]</w:t>
      </w:r>
    </w:p>
    <w:p w14:paraId="10EE1407" w14:textId="77777777" w:rsidR="00D500F7" w:rsidRDefault="00D500F7" w:rsidP="00D748DA">
      <w:pPr>
        <w:spacing w:line="320" w:lineRule="exact"/>
        <w:ind w:firstLine="480"/>
      </w:pPr>
      <w:r>
        <w:rPr>
          <w:rFonts w:hint="eastAsia"/>
        </w:rPr>
        <w:t xml:space="preserve">    prvs = imgR  # </w:t>
      </w:r>
      <w:r>
        <w:rPr>
          <w:rFonts w:hint="eastAsia"/>
        </w:rPr>
        <w:t>上一帧的右画面，用于运动矢量计算</w:t>
      </w:r>
    </w:p>
    <w:p w14:paraId="188308AB" w14:textId="77777777" w:rsidR="00D500F7" w:rsidRDefault="00D500F7" w:rsidP="00D748DA">
      <w:pPr>
        <w:spacing w:line="320" w:lineRule="exact"/>
        <w:ind w:firstLine="480"/>
      </w:pPr>
    </w:p>
    <w:p w14:paraId="75F03D78" w14:textId="77777777" w:rsidR="00D500F7" w:rsidRDefault="00D500F7" w:rsidP="00D748DA">
      <w:pPr>
        <w:spacing w:line="320" w:lineRule="exact"/>
        <w:ind w:firstLine="480"/>
      </w:pPr>
      <w:r>
        <w:rPr>
          <w:rFonts w:hint="eastAsia"/>
        </w:rPr>
        <w:t xml:space="preserve">    # </w:t>
      </w:r>
      <w:r>
        <w:rPr>
          <w:rFonts w:hint="eastAsia"/>
        </w:rPr>
        <w:t>每秒取</w:t>
      </w:r>
      <w:r>
        <w:rPr>
          <w:rFonts w:hint="eastAsia"/>
        </w:rPr>
        <w:t>5</w:t>
      </w:r>
      <w:r>
        <w:rPr>
          <w:rFonts w:hint="eastAsia"/>
        </w:rPr>
        <w:t>帧进行计算</w:t>
      </w:r>
    </w:p>
    <w:p w14:paraId="1C730B06" w14:textId="77777777" w:rsidR="00D500F7" w:rsidRDefault="00D500F7" w:rsidP="00D748DA">
      <w:pPr>
        <w:spacing w:line="320" w:lineRule="exact"/>
        <w:ind w:firstLine="480"/>
      </w:pPr>
      <w:r>
        <w:t xml:space="preserve">    for frameID in range(round(0), round(frameCount), round(frameRate/5)):</w:t>
      </w:r>
    </w:p>
    <w:p w14:paraId="047AA459" w14:textId="77777777" w:rsidR="00D500F7" w:rsidRDefault="00D500F7" w:rsidP="00D748DA">
      <w:pPr>
        <w:spacing w:line="320" w:lineRule="exact"/>
        <w:ind w:firstLine="480"/>
      </w:pPr>
      <w:r>
        <w:t xml:space="preserve">        if frameID &gt;= frameCount - 3:</w:t>
      </w:r>
    </w:p>
    <w:p w14:paraId="6FFFA287" w14:textId="77777777" w:rsidR="00D500F7" w:rsidRDefault="00D500F7" w:rsidP="00D748DA">
      <w:pPr>
        <w:spacing w:line="320" w:lineRule="exact"/>
        <w:ind w:firstLine="480"/>
      </w:pPr>
      <w:r>
        <w:t xml:space="preserve">            frameID = frameCount - 3</w:t>
      </w:r>
    </w:p>
    <w:p w14:paraId="3D0AF7B9" w14:textId="77777777" w:rsidR="00D500F7" w:rsidRDefault="00D500F7" w:rsidP="00D748DA">
      <w:pPr>
        <w:spacing w:line="320" w:lineRule="exact"/>
        <w:ind w:firstLine="480"/>
      </w:pPr>
      <w:r>
        <w:t xml:space="preserve">        cap.set(cv2.CAP_PROP_POS_FRAMES, frameID)</w:t>
      </w:r>
    </w:p>
    <w:p w14:paraId="68CE5696" w14:textId="77777777" w:rsidR="00D500F7" w:rsidRDefault="00D500F7" w:rsidP="00D748DA">
      <w:pPr>
        <w:spacing w:line="320" w:lineRule="exact"/>
        <w:ind w:firstLine="480"/>
      </w:pPr>
      <w:r>
        <w:t xml:space="preserve">        isSuccess, img = cap.read()</w:t>
      </w:r>
    </w:p>
    <w:p w14:paraId="4EDCA54A" w14:textId="77777777" w:rsidR="00D500F7" w:rsidRDefault="00D500F7" w:rsidP="00D748DA">
      <w:pPr>
        <w:spacing w:line="320" w:lineRule="exact"/>
        <w:ind w:firstLine="480"/>
      </w:pPr>
      <w:r>
        <w:t xml:space="preserve">        if not isSuccess:</w:t>
      </w:r>
    </w:p>
    <w:p w14:paraId="01BDD7D6" w14:textId="77777777" w:rsidR="00D500F7" w:rsidRDefault="00D500F7" w:rsidP="00D748DA">
      <w:pPr>
        <w:spacing w:line="320" w:lineRule="exact"/>
        <w:ind w:firstLine="480"/>
      </w:pPr>
      <w:r>
        <w:t xml:space="preserve">            print("video read error.")</w:t>
      </w:r>
    </w:p>
    <w:p w14:paraId="6B0DD8F3" w14:textId="77777777" w:rsidR="00D500F7" w:rsidRDefault="00D500F7" w:rsidP="00D748DA">
      <w:pPr>
        <w:spacing w:line="320" w:lineRule="exact"/>
        <w:ind w:firstLine="480"/>
      </w:pPr>
      <w:r>
        <w:t xml:space="preserve">            break</w:t>
      </w:r>
    </w:p>
    <w:p w14:paraId="0D48C291" w14:textId="77777777" w:rsidR="00D500F7" w:rsidRDefault="00D500F7" w:rsidP="00D748DA">
      <w:pPr>
        <w:spacing w:line="320" w:lineRule="exact"/>
        <w:ind w:firstLine="480"/>
      </w:pPr>
    </w:p>
    <w:p w14:paraId="3B5CE874" w14:textId="77777777" w:rsidR="00D500F7" w:rsidRDefault="00D500F7" w:rsidP="00D748DA">
      <w:pPr>
        <w:spacing w:line="320" w:lineRule="exact"/>
        <w:ind w:firstLine="480"/>
      </w:pPr>
      <w:r>
        <w:rPr>
          <w:rFonts w:hint="eastAsia"/>
        </w:rPr>
        <w:t xml:space="preserve">        # </w:t>
      </w:r>
      <w:r>
        <w:rPr>
          <w:rFonts w:hint="eastAsia"/>
        </w:rPr>
        <w:t>分割左右画面</w:t>
      </w:r>
    </w:p>
    <w:p w14:paraId="764E7152" w14:textId="77777777" w:rsidR="00D500F7" w:rsidRDefault="00D500F7" w:rsidP="00D748DA">
      <w:pPr>
        <w:spacing w:line="320" w:lineRule="exact"/>
        <w:ind w:firstLine="480"/>
      </w:pPr>
      <w:r>
        <w:t xml:space="preserve">        imgL = np.split(img, 2, 1)[0]</w:t>
      </w:r>
    </w:p>
    <w:p w14:paraId="3A5E460F" w14:textId="77777777" w:rsidR="00D500F7" w:rsidRDefault="00D500F7" w:rsidP="00D748DA">
      <w:pPr>
        <w:spacing w:line="320" w:lineRule="exact"/>
        <w:ind w:firstLine="480"/>
      </w:pPr>
      <w:r>
        <w:t xml:space="preserve">        imgR = np.split(img, 2, 1)[1]</w:t>
      </w:r>
    </w:p>
    <w:p w14:paraId="4DB27D3F" w14:textId="77777777" w:rsidR="00D500F7" w:rsidRDefault="00D500F7" w:rsidP="00D748DA">
      <w:pPr>
        <w:spacing w:line="320" w:lineRule="exact"/>
        <w:ind w:firstLine="480"/>
      </w:pPr>
    </w:p>
    <w:p w14:paraId="537BC4E2" w14:textId="77777777" w:rsidR="00D500F7" w:rsidRDefault="00D500F7" w:rsidP="00D748DA">
      <w:pPr>
        <w:spacing w:line="320" w:lineRule="exact"/>
        <w:ind w:firstLine="480"/>
      </w:pPr>
      <w:r>
        <w:rPr>
          <w:rFonts w:hint="eastAsia"/>
        </w:rPr>
        <w:t xml:space="preserve">        next = imgR  # </w:t>
      </w:r>
      <w:r>
        <w:rPr>
          <w:rFonts w:hint="eastAsia"/>
        </w:rPr>
        <w:t>当前帧的右画面，用于运动矢量计算</w:t>
      </w:r>
    </w:p>
    <w:p w14:paraId="4E3CFAA0" w14:textId="77777777" w:rsidR="00D500F7" w:rsidRDefault="00D500F7" w:rsidP="00D748DA">
      <w:pPr>
        <w:spacing w:line="320" w:lineRule="exact"/>
        <w:ind w:firstLine="480"/>
      </w:pPr>
      <w:r>
        <w:t xml:space="preserve">        hsv = getMotionVector(prvs, next)</w:t>
      </w:r>
    </w:p>
    <w:p w14:paraId="1467B4E1" w14:textId="77777777" w:rsidR="00D500F7" w:rsidRDefault="00D500F7" w:rsidP="00D748DA">
      <w:pPr>
        <w:spacing w:line="320" w:lineRule="exact"/>
        <w:ind w:firstLine="480"/>
      </w:pPr>
      <w:r>
        <w:t xml:space="preserve">        hsv_bak = hsv.copy()</w:t>
      </w:r>
    </w:p>
    <w:p w14:paraId="6992CCAA" w14:textId="77777777" w:rsidR="00D500F7" w:rsidRDefault="00D500F7" w:rsidP="00D748DA">
      <w:pPr>
        <w:spacing w:line="320" w:lineRule="exact"/>
        <w:ind w:firstLine="480"/>
      </w:pPr>
      <w:r>
        <w:rPr>
          <w:rFonts w:hint="eastAsia"/>
        </w:rPr>
        <w:lastRenderedPageBreak/>
        <w:t xml:space="preserve">        # </w:t>
      </w:r>
      <w:r>
        <w:rPr>
          <w:rFonts w:hint="eastAsia"/>
        </w:rPr>
        <w:t>计算深度图</w:t>
      </w:r>
      <w:r>
        <w:rPr>
          <w:rFonts w:hint="eastAsia"/>
        </w:rPr>
        <w:t>,disparity</w:t>
      </w:r>
      <w:r>
        <w:rPr>
          <w:rFonts w:hint="eastAsia"/>
        </w:rPr>
        <w:t>越大，景深越小，物体越近</w:t>
      </w:r>
    </w:p>
    <w:p w14:paraId="3FC2870D" w14:textId="77777777" w:rsidR="00D500F7" w:rsidRDefault="00D500F7" w:rsidP="00D748DA">
      <w:pPr>
        <w:spacing w:line="320" w:lineRule="exact"/>
        <w:ind w:firstLine="480"/>
      </w:pPr>
      <w:r>
        <w:t xml:space="preserve">        disparity = getDepthMap(imgL, imgR)</w:t>
      </w:r>
    </w:p>
    <w:p w14:paraId="24C3C9C7" w14:textId="77777777" w:rsidR="00D500F7" w:rsidRDefault="00D500F7" w:rsidP="00D748DA">
      <w:pPr>
        <w:spacing w:line="320" w:lineRule="exact"/>
        <w:ind w:firstLine="480"/>
      </w:pPr>
    </w:p>
    <w:p w14:paraId="062098C9" w14:textId="77777777" w:rsidR="00D500F7" w:rsidRDefault="00D500F7" w:rsidP="00D748DA">
      <w:pPr>
        <w:spacing w:line="320" w:lineRule="exact"/>
        <w:ind w:firstLine="480"/>
      </w:pPr>
      <w:r>
        <w:t xml:space="preserve">        framesCalculated += 1</w:t>
      </w:r>
    </w:p>
    <w:p w14:paraId="2B92010E" w14:textId="77777777" w:rsidR="00D500F7" w:rsidRDefault="00D500F7" w:rsidP="00D748DA">
      <w:pPr>
        <w:spacing w:line="320" w:lineRule="exact"/>
        <w:ind w:firstLine="480"/>
      </w:pPr>
      <w:r>
        <w:t xml:space="preserve">        comfort = 1</w:t>
      </w:r>
    </w:p>
    <w:p w14:paraId="1B3F4C1B" w14:textId="77777777" w:rsidR="00D500F7" w:rsidRDefault="00D500F7" w:rsidP="00D748DA">
      <w:pPr>
        <w:spacing w:line="320" w:lineRule="exact"/>
        <w:ind w:firstLine="480"/>
      </w:pPr>
    </w:p>
    <w:p w14:paraId="66576F5D" w14:textId="77777777" w:rsidR="00D500F7" w:rsidRDefault="00D500F7" w:rsidP="00D748DA">
      <w:pPr>
        <w:spacing w:line="320" w:lineRule="exact"/>
        <w:ind w:firstLine="480"/>
      </w:pPr>
      <w:r>
        <w:rPr>
          <w:rFonts w:hint="eastAsia"/>
        </w:rPr>
        <w:t xml:space="preserve">        # </w:t>
      </w:r>
      <w:r>
        <w:rPr>
          <w:rFonts w:hint="eastAsia"/>
        </w:rPr>
        <w:t>显示计算结果</w:t>
      </w:r>
    </w:p>
    <w:p w14:paraId="43582E88" w14:textId="77777777" w:rsidR="00D500F7" w:rsidRDefault="00D500F7" w:rsidP="00D748DA">
      <w:pPr>
        <w:spacing w:line="320" w:lineRule="exact"/>
        <w:ind w:firstLine="480"/>
      </w:pPr>
      <w:r>
        <w:t xml:space="preserve">        print("frameID: ", frameID)</w:t>
      </w:r>
    </w:p>
    <w:p w14:paraId="28FDF8E4" w14:textId="77777777" w:rsidR="00D500F7" w:rsidRDefault="00D500F7" w:rsidP="00D748DA">
      <w:pPr>
        <w:spacing w:line="320" w:lineRule="exact"/>
        <w:ind w:firstLine="480"/>
      </w:pPr>
    </w:p>
    <w:p w14:paraId="3242025E" w14:textId="77777777" w:rsidR="00D500F7" w:rsidRDefault="00D500F7" w:rsidP="00D748DA">
      <w:pPr>
        <w:spacing w:line="320" w:lineRule="exact"/>
        <w:ind w:firstLine="480"/>
      </w:pPr>
      <w:r>
        <w:rPr>
          <w:rFonts w:hint="eastAsia"/>
        </w:rPr>
        <w:t xml:space="preserve">        # </w:t>
      </w:r>
      <w:r>
        <w:rPr>
          <w:rFonts w:hint="eastAsia"/>
        </w:rPr>
        <w:t>景深的平均值，偏大则意味着负视差（出屏感），可能不适</w:t>
      </w:r>
    </w:p>
    <w:p w14:paraId="2961AB30" w14:textId="77777777" w:rsidR="00D500F7" w:rsidRDefault="00D500F7" w:rsidP="00D748DA">
      <w:pPr>
        <w:spacing w:line="320" w:lineRule="exact"/>
        <w:ind w:firstLine="480"/>
      </w:pPr>
      <w:r>
        <w:t xml:space="preserve">        AVG_depth = round(np.mean(disparity), 2)</w:t>
      </w:r>
    </w:p>
    <w:p w14:paraId="22F11E84" w14:textId="77777777" w:rsidR="00D500F7" w:rsidRDefault="00D500F7" w:rsidP="00D748DA">
      <w:pPr>
        <w:spacing w:line="320" w:lineRule="exact"/>
        <w:ind w:firstLine="480"/>
      </w:pPr>
      <w:r>
        <w:rPr>
          <w:rFonts w:hint="eastAsia"/>
        </w:rPr>
        <w:t xml:space="preserve">        print("AVG depth: ", AVG_depth)      # </w:t>
      </w:r>
      <w:r>
        <w:rPr>
          <w:rFonts w:hint="eastAsia"/>
        </w:rPr>
        <w:t>大于</w:t>
      </w:r>
      <w:r>
        <w:rPr>
          <w:rFonts w:hint="eastAsia"/>
        </w:rPr>
        <w:t>-10</w:t>
      </w:r>
      <w:r>
        <w:rPr>
          <w:rFonts w:hint="eastAsia"/>
        </w:rPr>
        <w:t>时开始不适，权重为</w:t>
      </w:r>
      <w:r>
        <w:rPr>
          <w:rFonts w:hint="eastAsia"/>
        </w:rPr>
        <w:t>0.15</w:t>
      </w:r>
    </w:p>
    <w:p w14:paraId="172C6BC6" w14:textId="77777777" w:rsidR="00D500F7" w:rsidRDefault="00D500F7" w:rsidP="00D748DA">
      <w:pPr>
        <w:spacing w:line="320" w:lineRule="exact"/>
        <w:ind w:firstLine="480"/>
      </w:pPr>
      <w:r>
        <w:t xml:space="preserve">        if AVG_depth &gt; -10:</w:t>
      </w:r>
    </w:p>
    <w:p w14:paraId="1E2F38CA" w14:textId="77777777" w:rsidR="00D500F7" w:rsidRDefault="00D500F7" w:rsidP="00D748DA">
      <w:pPr>
        <w:spacing w:line="320" w:lineRule="exact"/>
        <w:ind w:firstLine="480"/>
      </w:pPr>
      <w:r>
        <w:t xml:space="preserve">            comfort -= 0.15</w:t>
      </w:r>
    </w:p>
    <w:p w14:paraId="14A25728" w14:textId="77777777" w:rsidR="00D500F7" w:rsidRDefault="00D500F7" w:rsidP="00D748DA">
      <w:pPr>
        <w:spacing w:line="320" w:lineRule="exact"/>
        <w:ind w:firstLine="480"/>
      </w:pPr>
    </w:p>
    <w:p w14:paraId="32F64EBB" w14:textId="77777777" w:rsidR="00D500F7" w:rsidRDefault="00D500F7" w:rsidP="00D748DA">
      <w:pPr>
        <w:spacing w:line="320" w:lineRule="exact"/>
        <w:ind w:firstLine="480"/>
      </w:pPr>
      <w:r>
        <w:rPr>
          <w:rFonts w:hint="eastAsia"/>
        </w:rPr>
        <w:t xml:space="preserve">        # </w:t>
      </w:r>
      <w:r>
        <w:rPr>
          <w:rFonts w:hint="eastAsia"/>
        </w:rPr>
        <w:t>运动矢量大小的平均值，可判断画面大致上是否稳定</w:t>
      </w:r>
    </w:p>
    <w:p w14:paraId="2E37346D" w14:textId="77777777" w:rsidR="00D500F7" w:rsidRDefault="00D500F7" w:rsidP="00D748DA">
      <w:pPr>
        <w:spacing w:line="320" w:lineRule="exact"/>
        <w:ind w:firstLine="480"/>
      </w:pPr>
      <w:r>
        <w:t xml:space="preserve">        AVG_motionMag = round(np.mean(hsv[..., 2]), 2)</w:t>
      </w:r>
    </w:p>
    <w:p w14:paraId="16E300EF" w14:textId="77777777" w:rsidR="00D500F7" w:rsidRDefault="00D500F7" w:rsidP="00D748DA">
      <w:pPr>
        <w:spacing w:line="320" w:lineRule="exact"/>
        <w:ind w:firstLine="480"/>
      </w:pPr>
      <w:r>
        <w:rPr>
          <w:rFonts w:hint="eastAsia"/>
        </w:rPr>
        <w:t xml:space="preserve">        print("AVG motionMag: ", AVG_motionMag)       # </w:t>
      </w:r>
      <w:r>
        <w:rPr>
          <w:rFonts w:hint="eastAsia"/>
        </w:rPr>
        <w:t>大于</w:t>
      </w:r>
      <w:r>
        <w:rPr>
          <w:rFonts w:hint="eastAsia"/>
        </w:rPr>
        <w:t>20</w:t>
      </w:r>
      <w:r>
        <w:rPr>
          <w:rFonts w:hint="eastAsia"/>
        </w:rPr>
        <w:t>时略不适，权重</w:t>
      </w:r>
      <w:r>
        <w:rPr>
          <w:rFonts w:hint="eastAsia"/>
        </w:rPr>
        <w:t>0.1</w:t>
      </w:r>
    </w:p>
    <w:p w14:paraId="1DA7814E" w14:textId="77777777" w:rsidR="00D500F7" w:rsidRDefault="00D500F7" w:rsidP="00D748DA">
      <w:pPr>
        <w:spacing w:line="320" w:lineRule="exact"/>
        <w:ind w:firstLine="480"/>
      </w:pPr>
      <w:r>
        <w:t xml:space="preserve">        if AVG_motionMag &gt; 20:</w:t>
      </w:r>
    </w:p>
    <w:p w14:paraId="3E1854D1" w14:textId="77777777" w:rsidR="00D500F7" w:rsidRDefault="00D500F7" w:rsidP="00D748DA">
      <w:pPr>
        <w:spacing w:line="320" w:lineRule="exact"/>
        <w:ind w:firstLine="480"/>
      </w:pPr>
      <w:r>
        <w:t xml:space="preserve">            comfort -= 0.1</w:t>
      </w:r>
    </w:p>
    <w:p w14:paraId="467ABAB4" w14:textId="77777777" w:rsidR="00D500F7" w:rsidRDefault="00D500F7" w:rsidP="00D748DA">
      <w:pPr>
        <w:spacing w:line="320" w:lineRule="exact"/>
        <w:ind w:firstLine="480"/>
      </w:pPr>
    </w:p>
    <w:p w14:paraId="6D5970FE" w14:textId="77777777" w:rsidR="00D500F7" w:rsidRDefault="00D500F7" w:rsidP="00D748DA">
      <w:pPr>
        <w:spacing w:line="320" w:lineRule="exact"/>
        <w:ind w:firstLine="480"/>
      </w:pPr>
      <w:r>
        <w:rPr>
          <w:rFonts w:hint="eastAsia"/>
        </w:rPr>
        <w:t xml:space="preserve">        # </w:t>
      </w:r>
      <w:r>
        <w:rPr>
          <w:rFonts w:hint="eastAsia"/>
        </w:rPr>
        <w:t>景深的众数，由于景深基本不连续，众数意义不大</w:t>
      </w:r>
    </w:p>
    <w:p w14:paraId="1B50A5CE" w14:textId="77777777" w:rsidR="00D500F7" w:rsidRDefault="00D500F7" w:rsidP="00D748DA">
      <w:pPr>
        <w:spacing w:line="320" w:lineRule="exact"/>
        <w:ind w:firstLine="480"/>
      </w:pPr>
      <w:r>
        <w:rPr>
          <w:rFonts w:hint="eastAsia"/>
        </w:rPr>
        <w:t xml:space="preserve">        # print("Mode depth: ", stats.mode(disparity.reshape(-1))[0][0])      # </w:t>
      </w:r>
      <w:r>
        <w:rPr>
          <w:rFonts w:hint="eastAsia"/>
        </w:rPr>
        <w:t>无明显阈值</w:t>
      </w:r>
    </w:p>
    <w:p w14:paraId="7FF5881A" w14:textId="77777777" w:rsidR="00D500F7" w:rsidRDefault="00D500F7" w:rsidP="00D748DA">
      <w:pPr>
        <w:spacing w:line="320" w:lineRule="exact"/>
        <w:ind w:firstLine="480"/>
      </w:pPr>
    </w:p>
    <w:p w14:paraId="09735D76" w14:textId="77777777" w:rsidR="00D500F7" w:rsidRDefault="00D500F7" w:rsidP="00D748DA">
      <w:pPr>
        <w:spacing w:line="320" w:lineRule="exact"/>
        <w:ind w:firstLine="480"/>
      </w:pPr>
      <w:r>
        <w:rPr>
          <w:rFonts w:hint="eastAsia"/>
        </w:rPr>
        <w:t xml:space="preserve">        # </w:t>
      </w:r>
      <w:r>
        <w:rPr>
          <w:rFonts w:hint="eastAsia"/>
        </w:rPr>
        <w:t>运动矢量大小的众数，一般为</w:t>
      </w:r>
      <w:r>
        <w:rPr>
          <w:rFonts w:hint="eastAsia"/>
        </w:rPr>
        <w:t>0</w:t>
      </w:r>
      <w:r>
        <w:rPr>
          <w:rFonts w:hint="eastAsia"/>
        </w:rPr>
        <w:t>，若较大，说明画面中存在较大面积的快速运动，可能不适</w:t>
      </w:r>
    </w:p>
    <w:p w14:paraId="29D52FD7" w14:textId="77777777" w:rsidR="00D500F7" w:rsidRDefault="00D500F7" w:rsidP="00D748DA">
      <w:pPr>
        <w:spacing w:line="320" w:lineRule="exact"/>
        <w:ind w:firstLine="480"/>
      </w:pPr>
      <w:r>
        <w:t xml:space="preserve">        Mode_motionMag = stats.mode(hsv[..., 2].reshape(-1))[0][0]</w:t>
      </w:r>
    </w:p>
    <w:p w14:paraId="729918E1" w14:textId="77777777" w:rsidR="00D500F7" w:rsidRDefault="00D500F7" w:rsidP="00D748DA">
      <w:pPr>
        <w:spacing w:line="320" w:lineRule="exact"/>
        <w:ind w:firstLine="480"/>
      </w:pPr>
      <w:r>
        <w:rPr>
          <w:rFonts w:hint="eastAsia"/>
        </w:rPr>
        <w:t xml:space="preserve">        # </w:t>
      </w:r>
      <w:r>
        <w:rPr>
          <w:rFonts w:hint="eastAsia"/>
        </w:rPr>
        <w:t>大于</w:t>
      </w:r>
      <w:r>
        <w:rPr>
          <w:rFonts w:hint="eastAsia"/>
        </w:rPr>
        <w:t>0</w:t>
      </w:r>
      <w:r>
        <w:rPr>
          <w:rFonts w:hint="eastAsia"/>
        </w:rPr>
        <w:t>则不适，越大越不适，权重</w:t>
      </w:r>
      <w:r>
        <w:rPr>
          <w:rFonts w:hint="eastAsia"/>
        </w:rPr>
        <w:t>0.2</w:t>
      </w:r>
      <w:r>
        <w:rPr>
          <w:rFonts w:hint="eastAsia"/>
        </w:rPr>
        <w:t>，</w:t>
      </w:r>
      <w:r>
        <w:rPr>
          <w:rFonts w:hint="eastAsia"/>
        </w:rPr>
        <w:t>0</w:t>
      </w:r>
      <w:r>
        <w:rPr>
          <w:rFonts w:hint="eastAsia"/>
        </w:rPr>
        <w:t>到</w:t>
      </w:r>
      <w:r>
        <w:rPr>
          <w:rFonts w:hint="eastAsia"/>
        </w:rPr>
        <w:t>30</w:t>
      </w:r>
      <w:r>
        <w:rPr>
          <w:rFonts w:hint="eastAsia"/>
        </w:rPr>
        <w:t>归一化为</w:t>
      </w:r>
      <w:r>
        <w:rPr>
          <w:rFonts w:hint="eastAsia"/>
        </w:rPr>
        <w:t>0.1</w:t>
      </w:r>
      <w:r>
        <w:rPr>
          <w:rFonts w:hint="eastAsia"/>
        </w:rPr>
        <w:t>到</w:t>
      </w:r>
      <w:r>
        <w:rPr>
          <w:rFonts w:hint="eastAsia"/>
        </w:rPr>
        <w:t>0.15</w:t>
      </w:r>
      <w:r>
        <w:rPr>
          <w:rFonts w:hint="eastAsia"/>
        </w:rPr>
        <w:t>，大于</w:t>
      </w:r>
      <w:r>
        <w:rPr>
          <w:rFonts w:hint="eastAsia"/>
        </w:rPr>
        <w:t>30</w:t>
      </w:r>
      <w:r>
        <w:rPr>
          <w:rFonts w:hint="eastAsia"/>
        </w:rPr>
        <w:t>为</w:t>
      </w:r>
      <w:r>
        <w:rPr>
          <w:rFonts w:hint="eastAsia"/>
        </w:rPr>
        <w:t>0.2</w:t>
      </w:r>
    </w:p>
    <w:p w14:paraId="765C5E68" w14:textId="77777777" w:rsidR="00D500F7" w:rsidRDefault="00D500F7" w:rsidP="00D748DA">
      <w:pPr>
        <w:spacing w:line="320" w:lineRule="exact"/>
        <w:ind w:firstLine="480"/>
      </w:pPr>
      <w:r>
        <w:t xml:space="preserve">        print("Mode motionMag: ", Mode_motionMag)</w:t>
      </w:r>
    </w:p>
    <w:p w14:paraId="509EA08F" w14:textId="77777777" w:rsidR="00D500F7" w:rsidRDefault="00D500F7" w:rsidP="00D748DA">
      <w:pPr>
        <w:spacing w:line="320" w:lineRule="exact"/>
        <w:ind w:firstLine="480"/>
      </w:pPr>
      <w:r>
        <w:t xml:space="preserve">        if Mode_motionMag &gt; 0:</w:t>
      </w:r>
    </w:p>
    <w:p w14:paraId="708273A0" w14:textId="77777777" w:rsidR="00D500F7" w:rsidRDefault="00D500F7" w:rsidP="00D748DA">
      <w:pPr>
        <w:spacing w:line="320" w:lineRule="exact"/>
        <w:ind w:firstLine="480"/>
      </w:pPr>
      <w:r>
        <w:t xml:space="preserve">            if Mode_motionMag &gt; 30:</w:t>
      </w:r>
    </w:p>
    <w:p w14:paraId="579AAD9F" w14:textId="77777777" w:rsidR="00D500F7" w:rsidRDefault="00D500F7" w:rsidP="00D748DA">
      <w:pPr>
        <w:spacing w:line="320" w:lineRule="exact"/>
        <w:ind w:firstLine="480"/>
      </w:pPr>
      <w:r>
        <w:t xml:space="preserve">                comfort -= 0.2</w:t>
      </w:r>
    </w:p>
    <w:p w14:paraId="64038733" w14:textId="77777777" w:rsidR="00D500F7" w:rsidRDefault="00D500F7" w:rsidP="00D748DA">
      <w:pPr>
        <w:spacing w:line="320" w:lineRule="exact"/>
        <w:ind w:firstLine="480"/>
      </w:pPr>
      <w:r>
        <w:t xml:space="preserve">            else:</w:t>
      </w:r>
    </w:p>
    <w:p w14:paraId="76669294" w14:textId="77777777" w:rsidR="00D500F7" w:rsidRDefault="00D500F7" w:rsidP="00D748DA">
      <w:pPr>
        <w:spacing w:line="320" w:lineRule="exact"/>
        <w:ind w:firstLine="480"/>
      </w:pPr>
      <w:r>
        <w:t xml:space="preserve">                comfort -= (Mode_motionMag/600 + 0.1)</w:t>
      </w:r>
    </w:p>
    <w:p w14:paraId="58123CE9" w14:textId="77777777" w:rsidR="00D500F7" w:rsidRDefault="00D500F7" w:rsidP="00D748DA">
      <w:pPr>
        <w:spacing w:line="320" w:lineRule="exact"/>
        <w:ind w:firstLine="480"/>
      </w:pPr>
    </w:p>
    <w:p w14:paraId="4EB7AE4E" w14:textId="77777777" w:rsidR="00D500F7" w:rsidRDefault="00D500F7" w:rsidP="00D748DA">
      <w:pPr>
        <w:spacing w:line="320" w:lineRule="exact"/>
        <w:ind w:firstLine="480"/>
      </w:pPr>
      <w:r>
        <w:rPr>
          <w:rFonts w:hint="eastAsia"/>
        </w:rPr>
        <w:t xml:space="preserve">        # </w:t>
      </w:r>
      <w:r>
        <w:rPr>
          <w:rFonts w:hint="eastAsia"/>
        </w:rPr>
        <w:t>景深的标准差，若偏大说明景深范围较大，可能不适，但同时也是</w:t>
      </w:r>
      <w:r>
        <w:rPr>
          <w:rFonts w:hint="eastAsia"/>
        </w:rPr>
        <w:t>3D</w:t>
      </w:r>
      <w:r>
        <w:rPr>
          <w:rFonts w:hint="eastAsia"/>
        </w:rPr>
        <w:t>感更强的特征</w:t>
      </w:r>
    </w:p>
    <w:p w14:paraId="77A6C33E" w14:textId="77777777" w:rsidR="00D500F7" w:rsidRDefault="00D500F7" w:rsidP="00D748DA">
      <w:pPr>
        <w:spacing w:line="320" w:lineRule="exact"/>
        <w:ind w:firstLine="480"/>
      </w:pPr>
      <w:r>
        <w:t xml:space="preserve">        STD_depth = round(np.std(disparity), 2)</w:t>
      </w:r>
    </w:p>
    <w:p w14:paraId="539D2AB7" w14:textId="77777777" w:rsidR="00D500F7" w:rsidRDefault="00D500F7" w:rsidP="00D748DA">
      <w:pPr>
        <w:spacing w:line="320" w:lineRule="exact"/>
        <w:ind w:firstLine="480"/>
      </w:pPr>
      <w:r>
        <w:rPr>
          <w:rFonts w:hint="eastAsia"/>
        </w:rPr>
        <w:t xml:space="preserve">        print("STD depth: ", STD_depth)        # </w:t>
      </w:r>
      <w:r>
        <w:rPr>
          <w:rFonts w:hint="eastAsia"/>
        </w:rPr>
        <w:t>大于</w:t>
      </w:r>
      <w:r>
        <w:rPr>
          <w:rFonts w:hint="eastAsia"/>
        </w:rPr>
        <w:t>130</w:t>
      </w:r>
      <w:r>
        <w:rPr>
          <w:rFonts w:hint="eastAsia"/>
        </w:rPr>
        <w:t>时略不适，权</w:t>
      </w:r>
      <w:r>
        <w:rPr>
          <w:rFonts w:hint="eastAsia"/>
        </w:rPr>
        <w:lastRenderedPageBreak/>
        <w:t>重为</w:t>
      </w:r>
      <w:r>
        <w:rPr>
          <w:rFonts w:hint="eastAsia"/>
        </w:rPr>
        <w:t>0.15</w:t>
      </w:r>
    </w:p>
    <w:p w14:paraId="4F7C9ECC" w14:textId="77777777" w:rsidR="00D500F7" w:rsidRDefault="00D500F7" w:rsidP="00D748DA">
      <w:pPr>
        <w:spacing w:line="320" w:lineRule="exact"/>
        <w:ind w:firstLine="480"/>
      </w:pPr>
      <w:r>
        <w:t xml:space="preserve">        if STD_depth &gt; 130:</w:t>
      </w:r>
    </w:p>
    <w:p w14:paraId="7AE4DCA9" w14:textId="77777777" w:rsidR="00D500F7" w:rsidRDefault="00D500F7" w:rsidP="00D748DA">
      <w:pPr>
        <w:spacing w:line="320" w:lineRule="exact"/>
        <w:ind w:firstLine="480"/>
      </w:pPr>
      <w:r>
        <w:t xml:space="preserve">            comfort -= 0.15</w:t>
      </w:r>
    </w:p>
    <w:p w14:paraId="38F23675" w14:textId="77777777" w:rsidR="00D500F7" w:rsidRDefault="00D500F7" w:rsidP="00D748DA">
      <w:pPr>
        <w:spacing w:line="320" w:lineRule="exact"/>
        <w:ind w:firstLine="480"/>
      </w:pPr>
    </w:p>
    <w:p w14:paraId="3F1FF21B" w14:textId="77777777" w:rsidR="00D500F7" w:rsidRDefault="00D500F7" w:rsidP="00D748DA">
      <w:pPr>
        <w:spacing w:line="320" w:lineRule="exact"/>
        <w:ind w:firstLine="480"/>
      </w:pPr>
      <w:r>
        <w:rPr>
          <w:rFonts w:hint="eastAsia"/>
        </w:rPr>
        <w:t xml:space="preserve">        # </w:t>
      </w:r>
      <w:r>
        <w:rPr>
          <w:rFonts w:hint="eastAsia"/>
        </w:rPr>
        <w:t>运动矢量大小的标准差，若偏大说明各部分运动比较不一致，可能需要结合运动矢量的方向作进一步判断，若存在较复杂的运动形式，则可能不适</w:t>
      </w:r>
    </w:p>
    <w:p w14:paraId="4797DA36" w14:textId="77777777" w:rsidR="00D500F7" w:rsidRDefault="00D500F7" w:rsidP="00D748DA">
      <w:pPr>
        <w:spacing w:line="320" w:lineRule="exact"/>
        <w:ind w:firstLine="480"/>
      </w:pPr>
      <w:r>
        <w:t xml:space="preserve">        STD_motionMag = round(np.std(hsv[..., 2]), 2)</w:t>
      </w:r>
    </w:p>
    <w:p w14:paraId="279B32BE" w14:textId="77777777" w:rsidR="00D500F7" w:rsidRDefault="00D500F7" w:rsidP="00D748DA">
      <w:pPr>
        <w:spacing w:line="320" w:lineRule="exact"/>
        <w:ind w:firstLine="480"/>
      </w:pPr>
      <w:r>
        <w:rPr>
          <w:rFonts w:hint="eastAsia"/>
        </w:rPr>
        <w:t xml:space="preserve">        print("STD motionMag: ", STD_motionMag)       # </w:t>
      </w:r>
      <w:r>
        <w:rPr>
          <w:rFonts w:hint="eastAsia"/>
        </w:rPr>
        <w:t>大于</w:t>
      </w:r>
      <w:r>
        <w:rPr>
          <w:rFonts w:hint="eastAsia"/>
        </w:rPr>
        <w:t>20</w:t>
      </w:r>
      <w:r>
        <w:rPr>
          <w:rFonts w:hint="eastAsia"/>
        </w:rPr>
        <w:t>时略不适，权重为</w:t>
      </w:r>
      <w:r>
        <w:rPr>
          <w:rFonts w:hint="eastAsia"/>
        </w:rPr>
        <w:t>0.1</w:t>
      </w:r>
    </w:p>
    <w:p w14:paraId="07F676CC" w14:textId="77777777" w:rsidR="00D500F7" w:rsidRDefault="00D500F7" w:rsidP="00D748DA">
      <w:pPr>
        <w:spacing w:line="320" w:lineRule="exact"/>
        <w:ind w:firstLine="480"/>
      </w:pPr>
      <w:r>
        <w:t xml:space="preserve">        if STD_motionMag &gt; 20:</w:t>
      </w:r>
    </w:p>
    <w:p w14:paraId="1538266F" w14:textId="77777777" w:rsidR="00D500F7" w:rsidRDefault="00D500F7" w:rsidP="00D748DA">
      <w:pPr>
        <w:spacing w:line="320" w:lineRule="exact"/>
        <w:ind w:firstLine="480"/>
      </w:pPr>
      <w:r>
        <w:t xml:space="preserve">            comfort -= 0.1</w:t>
      </w:r>
    </w:p>
    <w:p w14:paraId="26273E40" w14:textId="77777777" w:rsidR="00D500F7" w:rsidRDefault="00D500F7" w:rsidP="00D748DA">
      <w:pPr>
        <w:spacing w:line="320" w:lineRule="exact"/>
        <w:ind w:firstLine="480"/>
      </w:pPr>
    </w:p>
    <w:p w14:paraId="4A8BF37E" w14:textId="77777777" w:rsidR="00D500F7" w:rsidRDefault="00D500F7" w:rsidP="00D748DA">
      <w:pPr>
        <w:spacing w:line="320" w:lineRule="exact"/>
        <w:ind w:firstLine="480"/>
      </w:pPr>
      <w:r>
        <w:rPr>
          <w:rFonts w:hint="eastAsia"/>
        </w:rPr>
        <w:t xml:space="preserve">        # </w:t>
      </w:r>
      <w:r>
        <w:rPr>
          <w:rFonts w:hint="eastAsia"/>
        </w:rPr>
        <w:t>运动矢量方向的标准差，若偏大说明各部分运动比较不一致，可能需要结合运动矢量的大小作进一步判断，若存在较复杂的运动形式，则可能不适</w:t>
      </w:r>
    </w:p>
    <w:p w14:paraId="7609053B" w14:textId="77777777" w:rsidR="00D500F7" w:rsidRDefault="00D500F7" w:rsidP="00D748DA">
      <w:pPr>
        <w:spacing w:line="320" w:lineRule="exact"/>
        <w:ind w:firstLine="480"/>
      </w:pPr>
      <w:r>
        <w:rPr>
          <w:rFonts w:hint="eastAsia"/>
        </w:rPr>
        <w:t xml:space="preserve">        # print("STD motionAng: ", round(np.std(hsv[...,0]),2))       # </w:t>
      </w:r>
      <w:r>
        <w:rPr>
          <w:rFonts w:hint="eastAsia"/>
        </w:rPr>
        <w:t>无明显阈值</w:t>
      </w:r>
    </w:p>
    <w:p w14:paraId="531AAE2E" w14:textId="77777777" w:rsidR="00D500F7" w:rsidRDefault="00D500F7" w:rsidP="00D748DA">
      <w:pPr>
        <w:spacing w:line="320" w:lineRule="exact"/>
        <w:ind w:firstLine="480"/>
      </w:pPr>
    </w:p>
    <w:p w14:paraId="4198FD64" w14:textId="77777777" w:rsidR="00D500F7" w:rsidRDefault="00D500F7" w:rsidP="00D748DA">
      <w:pPr>
        <w:spacing w:line="320" w:lineRule="exact"/>
        <w:ind w:firstLine="480"/>
      </w:pPr>
      <w:r>
        <w:t xml:space="preserve">        disparity_Positive = disparity.copy()</w:t>
      </w:r>
    </w:p>
    <w:p w14:paraId="253DC7A3" w14:textId="77777777" w:rsidR="00D500F7" w:rsidRDefault="00D500F7" w:rsidP="00D748DA">
      <w:pPr>
        <w:spacing w:line="320" w:lineRule="exact"/>
        <w:ind w:firstLine="480"/>
      </w:pPr>
      <w:r>
        <w:t xml:space="preserve">        disparity_Positive[disparity_Positive &lt; 0] = 0</w:t>
      </w:r>
    </w:p>
    <w:p w14:paraId="4E2077AE" w14:textId="77777777" w:rsidR="00D500F7" w:rsidRDefault="00D500F7" w:rsidP="00D748DA">
      <w:pPr>
        <w:spacing w:line="320" w:lineRule="exact"/>
        <w:ind w:firstLine="480"/>
      </w:pPr>
    </w:p>
    <w:p w14:paraId="4E9C2248" w14:textId="77777777" w:rsidR="00D500F7" w:rsidRDefault="00D500F7" w:rsidP="00D748DA">
      <w:pPr>
        <w:spacing w:line="320" w:lineRule="exact"/>
        <w:ind w:firstLine="480"/>
      </w:pPr>
      <w:r>
        <w:rPr>
          <w:rFonts w:hint="eastAsia"/>
        </w:rPr>
        <w:t xml:space="preserve">        # </w:t>
      </w:r>
      <w:r>
        <w:rPr>
          <w:rFonts w:hint="eastAsia"/>
        </w:rPr>
        <w:t>负视差的像素的所占比例，大于</w:t>
      </w:r>
      <w:r>
        <w:rPr>
          <w:rFonts w:hint="eastAsia"/>
        </w:rPr>
        <w:t>0.2</w:t>
      </w:r>
      <w:r>
        <w:rPr>
          <w:rFonts w:hint="eastAsia"/>
        </w:rPr>
        <w:t>时比较不适，权重</w:t>
      </w:r>
      <w:r>
        <w:rPr>
          <w:rFonts w:hint="eastAsia"/>
        </w:rPr>
        <w:t>0.15</w:t>
      </w:r>
      <w:r>
        <w:rPr>
          <w:rFonts w:hint="eastAsia"/>
        </w:rPr>
        <w:t>，</w:t>
      </w:r>
      <w:r>
        <w:rPr>
          <w:rFonts w:hint="eastAsia"/>
        </w:rPr>
        <w:t>0.2</w:t>
      </w:r>
      <w:r>
        <w:rPr>
          <w:rFonts w:hint="eastAsia"/>
        </w:rPr>
        <w:t>到</w:t>
      </w:r>
      <w:r>
        <w:rPr>
          <w:rFonts w:hint="eastAsia"/>
        </w:rPr>
        <w:t>0.4</w:t>
      </w:r>
      <w:r>
        <w:rPr>
          <w:rFonts w:hint="eastAsia"/>
        </w:rPr>
        <w:t>归一化为</w:t>
      </w:r>
      <w:r>
        <w:rPr>
          <w:rFonts w:hint="eastAsia"/>
        </w:rPr>
        <w:t>0.05</w:t>
      </w:r>
      <w:r>
        <w:rPr>
          <w:rFonts w:hint="eastAsia"/>
        </w:rPr>
        <w:t>到</w:t>
      </w:r>
      <w:r>
        <w:rPr>
          <w:rFonts w:hint="eastAsia"/>
        </w:rPr>
        <w:t>0.1</w:t>
      </w:r>
      <w:r>
        <w:rPr>
          <w:rFonts w:hint="eastAsia"/>
        </w:rPr>
        <w:t>，大于</w:t>
      </w:r>
      <w:r>
        <w:rPr>
          <w:rFonts w:hint="eastAsia"/>
        </w:rPr>
        <w:t>0.4</w:t>
      </w:r>
      <w:r>
        <w:rPr>
          <w:rFonts w:hint="eastAsia"/>
        </w:rPr>
        <w:t>为</w:t>
      </w:r>
      <w:r>
        <w:rPr>
          <w:rFonts w:hint="eastAsia"/>
        </w:rPr>
        <w:t>0.15</w:t>
      </w:r>
    </w:p>
    <w:p w14:paraId="56DBF65A" w14:textId="77777777" w:rsidR="00D500F7" w:rsidRDefault="00D500F7" w:rsidP="00D748DA">
      <w:pPr>
        <w:spacing w:line="320" w:lineRule="exact"/>
        <w:ind w:firstLine="480"/>
      </w:pPr>
      <w:r>
        <w:t xml:space="preserve">        PCT_disparity_Positive = np.count_nonzero(</w:t>
      </w:r>
    </w:p>
    <w:p w14:paraId="4F86BE80" w14:textId="77777777" w:rsidR="00D500F7" w:rsidRDefault="00D500F7" w:rsidP="00D748DA">
      <w:pPr>
        <w:spacing w:line="320" w:lineRule="exact"/>
        <w:ind w:firstLine="480"/>
      </w:pPr>
      <w:r>
        <w:t xml:space="preserve">            disparity_Positive)/disparity_Positive.shape[0]/disparity_Positive.shape[1]</w:t>
      </w:r>
    </w:p>
    <w:p w14:paraId="7F470C3D" w14:textId="77777777" w:rsidR="00D500F7" w:rsidRDefault="00D500F7" w:rsidP="00D748DA">
      <w:pPr>
        <w:spacing w:line="320" w:lineRule="exact"/>
        <w:ind w:firstLine="480"/>
      </w:pPr>
      <w:r>
        <w:t xml:space="preserve">        print("close pixels percetage:", round(PCT_disparity_Positive, 3))</w:t>
      </w:r>
    </w:p>
    <w:p w14:paraId="63AD74E6" w14:textId="77777777" w:rsidR="00D500F7" w:rsidRDefault="00D500F7" w:rsidP="00D748DA">
      <w:pPr>
        <w:spacing w:line="320" w:lineRule="exact"/>
        <w:ind w:firstLine="480"/>
      </w:pPr>
      <w:r>
        <w:t xml:space="preserve">        if PCT_disparity_Positive &gt; 0.2:</w:t>
      </w:r>
    </w:p>
    <w:p w14:paraId="106A7566" w14:textId="77777777" w:rsidR="00D500F7" w:rsidRDefault="00D500F7" w:rsidP="00D748DA">
      <w:pPr>
        <w:spacing w:line="320" w:lineRule="exact"/>
        <w:ind w:firstLine="480"/>
      </w:pPr>
      <w:r>
        <w:t xml:space="preserve">            if PCT_disparity_Positive &gt; 0.4:</w:t>
      </w:r>
    </w:p>
    <w:p w14:paraId="5F26755D" w14:textId="77777777" w:rsidR="00D500F7" w:rsidRDefault="00D500F7" w:rsidP="00D748DA">
      <w:pPr>
        <w:spacing w:line="320" w:lineRule="exact"/>
        <w:ind w:firstLine="480"/>
      </w:pPr>
      <w:r>
        <w:t xml:space="preserve">                comfort -= 0.15</w:t>
      </w:r>
    </w:p>
    <w:p w14:paraId="61714A2C" w14:textId="77777777" w:rsidR="00D500F7" w:rsidRDefault="00D500F7" w:rsidP="00D748DA">
      <w:pPr>
        <w:spacing w:line="320" w:lineRule="exact"/>
        <w:ind w:firstLine="480"/>
      </w:pPr>
      <w:r>
        <w:t xml:space="preserve">                orgn_cmft = -0.15</w:t>
      </w:r>
    </w:p>
    <w:p w14:paraId="52376E92" w14:textId="77777777" w:rsidR="00D500F7" w:rsidRDefault="00D500F7" w:rsidP="00D748DA">
      <w:pPr>
        <w:spacing w:line="320" w:lineRule="exact"/>
        <w:ind w:firstLine="480"/>
      </w:pPr>
      <w:r>
        <w:t xml:space="preserve">            else:</w:t>
      </w:r>
    </w:p>
    <w:p w14:paraId="3399C928" w14:textId="77777777" w:rsidR="00D500F7" w:rsidRDefault="00D500F7" w:rsidP="00D748DA">
      <w:pPr>
        <w:spacing w:line="320" w:lineRule="exact"/>
        <w:ind w:firstLine="480"/>
      </w:pPr>
      <w:r>
        <w:t xml:space="preserve">                comfort -= ((PCT_disparity_Positive - 0.2) / 4 + 0.05)</w:t>
      </w:r>
    </w:p>
    <w:p w14:paraId="2DC6CF83" w14:textId="77777777" w:rsidR="00D500F7" w:rsidRDefault="00D500F7" w:rsidP="00D748DA">
      <w:pPr>
        <w:spacing w:line="320" w:lineRule="exact"/>
        <w:ind w:firstLine="480"/>
      </w:pPr>
      <w:r>
        <w:t xml:space="preserve">                orgn_cmft = -((PCT_disparity_Positive - 0.2) / 4 + 0.05)</w:t>
      </w:r>
    </w:p>
    <w:p w14:paraId="3F138F1C" w14:textId="77777777" w:rsidR="00D500F7" w:rsidRDefault="00D500F7" w:rsidP="00D748DA">
      <w:pPr>
        <w:spacing w:line="320" w:lineRule="exact"/>
        <w:ind w:firstLine="480"/>
      </w:pPr>
      <w:r>
        <w:t xml:space="preserve">            if calcMod:</w:t>
      </w:r>
    </w:p>
    <w:p w14:paraId="6C65F9B0" w14:textId="77777777" w:rsidR="00D500F7" w:rsidRDefault="00D500F7" w:rsidP="00D748DA">
      <w:pPr>
        <w:spacing w:line="320" w:lineRule="exact"/>
        <w:ind w:firstLine="480"/>
      </w:pPr>
      <w:r>
        <w:rPr>
          <w:rFonts w:hint="eastAsia"/>
        </w:rPr>
        <w:t xml:space="preserve">                # </w:t>
      </w:r>
      <w:r>
        <w:rPr>
          <w:rFonts w:hint="eastAsia"/>
        </w:rPr>
        <w:t>视差重映射并重新计算</w:t>
      </w:r>
    </w:p>
    <w:p w14:paraId="1F28D0F2" w14:textId="77777777" w:rsidR="00D500F7" w:rsidRDefault="00D500F7" w:rsidP="00D748DA">
      <w:pPr>
        <w:spacing w:line="320" w:lineRule="exact"/>
        <w:ind w:firstLine="480"/>
      </w:pPr>
      <w:r>
        <w:rPr>
          <w:rFonts w:hint="eastAsia"/>
        </w:rPr>
        <w:t xml:space="preserve">                # </w:t>
      </w:r>
      <w:r>
        <w:rPr>
          <w:rFonts w:hint="eastAsia"/>
        </w:rPr>
        <w:t>实际并不写入文件，只估计此项提升值</w:t>
      </w:r>
    </w:p>
    <w:p w14:paraId="7BE49F10" w14:textId="77777777" w:rsidR="00D500F7" w:rsidRDefault="00D500F7" w:rsidP="00D748DA">
      <w:pPr>
        <w:spacing w:line="320" w:lineRule="exact"/>
        <w:ind w:firstLine="480"/>
      </w:pPr>
      <w:r>
        <w:t xml:space="preserve">                trans = np.float32([[1,0,20],[0,1,0]])</w:t>
      </w:r>
    </w:p>
    <w:p w14:paraId="0CB73023" w14:textId="77777777" w:rsidR="00D500F7" w:rsidRDefault="00D500F7" w:rsidP="00D748DA">
      <w:pPr>
        <w:spacing w:line="320" w:lineRule="exact"/>
        <w:ind w:firstLine="480"/>
      </w:pPr>
      <w:r>
        <w:t xml:space="preserve">                imgR_Mod = cv2.warpAffine(imgR, trans, imgR.shape[:2])</w:t>
      </w:r>
    </w:p>
    <w:p w14:paraId="6ABE63FD" w14:textId="77777777" w:rsidR="00D500F7" w:rsidRDefault="00D500F7" w:rsidP="00D748DA">
      <w:pPr>
        <w:spacing w:line="320" w:lineRule="exact"/>
        <w:ind w:firstLine="480"/>
      </w:pPr>
      <w:r>
        <w:t xml:space="preserve">                imgR_Mod = imgR_Mod.transpose((1,0,2))</w:t>
      </w:r>
    </w:p>
    <w:p w14:paraId="250EC05F" w14:textId="77777777" w:rsidR="00D500F7" w:rsidRDefault="00D500F7" w:rsidP="00D748DA">
      <w:pPr>
        <w:spacing w:line="320" w:lineRule="exact"/>
        <w:ind w:firstLine="480"/>
      </w:pPr>
      <w:r>
        <w:t xml:space="preserve">                disparity_Mod = getDepthMap(imgL, imgR_Mod)</w:t>
      </w:r>
    </w:p>
    <w:p w14:paraId="41F6BFB9" w14:textId="77777777" w:rsidR="00D500F7" w:rsidRDefault="00D500F7" w:rsidP="00D748DA">
      <w:pPr>
        <w:spacing w:line="320" w:lineRule="exact"/>
        <w:ind w:firstLine="480"/>
      </w:pPr>
      <w:r>
        <w:t xml:space="preserve">                disparity_Positive = disparity_Mod.copy()</w:t>
      </w:r>
    </w:p>
    <w:p w14:paraId="3225F36D" w14:textId="77777777" w:rsidR="00D500F7" w:rsidRDefault="00D500F7" w:rsidP="00D748DA">
      <w:pPr>
        <w:spacing w:line="320" w:lineRule="exact"/>
        <w:ind w:firstLine="480"/>
      </w:pPr>
      <w:r>
        <w:lastRenderedPageBreak/>
        <w:t xml:space="preserve">                disparity_Positive[disparity_Positive &lt; 0] = 0</w:t>
      </w:r>
    </w:p>
    <w:p w14:paraId="74F8608E" w14:textId="77777777" w:rsidR="00D500F7" w:rsidRDefault="00D500F7" w:rsidP="00D748DA">
      <w:pPr>
        <w:spacing w:line="320" w:lineRule="exact"/>
        <w:ind w:firstLine="480"/>
      </w:pPr>
      <w:r>
        <w:t xml:space="preserve">                PCT_disparity_Positive = np.count_nonzero(</w:t>
      </w:r>
    </w:p>
    <w:p w14:paraId="779D1E1F" w14:textId="77777777" w:rsidR="00D500F7" w:rsidRDefault="00D500F7" w:rsidP="00D748DA">
      <w:pPr>
        <w:spacing w:line="320" w:lineRule="exact"/>
        <w:ind w:firstLine="480"/>
      </w:pPr>
      <w:r>
        <w:t xml:space="preserve">                    disparity_Positive)/disparity_Positive.shape[0]/disparity_Positive.shape[1]</w:t>
      </w:r>
    </w:p>
    <w:p w14:paraId="619972E3" w14:textId="77777777" w:rsidR="00D500F7" w:rsidRDefault="00D500F7" w:rsidP="00D748DA">
      <w:pPr>
        <w:spacing w:line="320" w:lineRule="exact"/>
        <w:ind w:firstLine="480"/>
      </w:pPr>
      <w:r>
        <w:t xml:space="preserve">                print("Modified close pixels percetage:", round(PCT_disparity_Positive, 3))</w:t>
      </w:r>
    </w:p>
    <w:p w14:paraId="56D95065" w14:textId="77777777" w:rsidR="00D500F7" w:rsidRDefault="00D500F7" w:rsidP="00D748DA">
      <w:pPr>
        <w:spacing w:line="320" w:lineRule="exact"/>
        <w:ind w:firstLine="480"/>
      </w:pPr>
      <w:r>
        <w:t xml:space="preserve">                if PCT_disparity_Positive &gt; 0.2:</w:t>
      </w:r>
    </w:p>
    <w:p w14:paraId="69EE1C0A" w14:textId="77777777" w:rsidR="00D500F7" w:rsidRDefault="00D500F7" w:rsidP="00D748DA">
      <w:pPr>
        <w:spacing w:line="320" w:lineRule="exact"/>
        <w:ind w:firstLine="480"/>
      </w:pPr>
      <w:r>
        <w:t xml:space="preserve">                    if PCT_disparity_Positive &gt; 0.4:</w:t>
      </w:r>
    </w:p>
    <w:p w14:paraId="6EB6944E" w14:textId="77777777" w:rsidR="00D500F7" w:rsidRDefault="00D500F7" w:rsidP="00D748DA">
      <w:pPr>
        <w:spacing w:line="320" w:lineRule="exact"/>
        <w:ind w:firstLine="480"/>
      </w:pPr>
      <w:r>
        <w:t xml:space="preserve">                        mod_cmft = -0.15</w:t>
      </w:r>
    </w:p>
    <w:p w14:paraId="6D646B05" w14:textId="77777777" w:rsidR="00D500F7" w:rsidRDefault="00D500F7" w:rsidP="00D748DA">
      <w:pPr>
        <w:spacing w:line="320" w:lineRule="exact"/>
        <w:ind w:firstLine="480"/>
      </w:pPr>
      <w:r>
        <w:t xml:space="preserve">                    else:</w:t>
      </w:r>
    </w:p>
    <w:p w14:paraId="406A943B" w14:textId="77777777" w:rsidR="00D500F7" w:rsidRDefault="00D500F7" w:rsidP="00D748DA">
      <w:pPr>
        <w:spacing w:line="320" w:lineRule="exact"/>
        <w:ind w:firstLine="480"/>
      </w:pPr>
      <w:r>
        <w:t xml:space="preserve">                        mod_cmft = -((PCT_disparity_Positive - 0.2) / 4 + 0.05)</w:t>
      </w:r>
    </w:p>
    <w:p w14:paraId="53C5672F" w14:textId="77777777" w:rsidR="00D500F7" w:rsidRDefault="00D500F7" w:rsidP="00D748DA">
      <w:pPr>
        <w:spacing w:line="320" w:lineRule="exact"/>
        <w:ind w:firstLine="480"/>
      </w:pPr>
      <w:r>
        <w:t xml:space="preserve">                else:</w:t>
      </w:r>
    </w:p>
    <w:p w14:paraId="5714686A" w14:textId="77777777" w:rsidR="00D500F7" w:rsidRDefault="00D500F7" w:rsidP="00D748DA">
      <w:pPr>
        <w:spacing w:line="320" w:lineRule="exact"/>
        <w:ind w:firstLine="480"/>
      </w:pPr>
      <w:r>
        <w:t xml:space="preserve">                    mod_cmft = 0</w:t>
      </w:r>
    </w:p>
    <w:p w14:paraId="44F68B64" w14:textId="77777777" w:rsidR="00D500F7" w:rsidRDefault="00D500F7" w:rsidP="00D748DA">
      <w:pPr>
        <w:spacing w:line="320" w:lineRule="exact"/>
        <w:ind w:firstLine="480"/>
      </w:pPr>
      <w:r>
        <w:t xml:space="preserve">                comfort_optimized = round(mod_cmft - orgn_cmft, 3)</w:t>
      </w:r>
    </w:p>
    <w:p w14:paraId="414E4FD9" w14:textId="77777777" w:rsidR="00D500F7" w:rsidRDefault="00D500F7" w:rsidP="00D748DA">
      <w:pPr>
        <w:spacing w:line="320" w:lineRule="exact"/>
        <w:ind w:firstLine="480"/>
      </w:pPr>
      <w:r>
        <w:t xml:space="preserve">                if comfort_optimized &gt; 0:</w:t>
      </w:r>
    </w:p>
    <w:p w14:paraId="745A0D79" w14:textId="77777777" w:rsidR="00D500F7" w:rsidRDefault="00D500F7" w:rsidP="00D748DA">
      <w:pPr>
        <w:spacing w:line="320" w:lineRule="exact"/>
        <w:ind w:firstLine="480"/>
      </w:pPr>
      <w:r>
        <w:t xml:space="preserve">                    framesOptimized += 1</w:t>
      </w:r>
    </w:p>
    <w:p w14:paraId="3DC3CC66" w14:textId="77777777" w:rsidR="00D500F7" w:rsidRDefault="00D500F7" w:rsidP="00D748DA">
      <w:pPr>
        <w:spacing w:line="320" w:lineRule="exact"/>
        <w:ind w:firstLine="480"/>
      </w:pPr>
      <w:r>
        <w:t xml:space="preserve">                    framesComfortOptimized.append(comfort_optimized)</w:t>
      </w:r>
    </w:p>
    <w:p w14:paraId="1B853F32" w14:textId="77777777" w:rsidR="00D500F7" w:rsidRDefault="00D500F7" w:rsidP="00D748DA">
      <w:pPr>
        <w:spacing w:line="320" w:lineRule="exact"/>
        <w:ind w:firstLine="480"/>
      </w:pPr>
      <w:r>
        <w:t xml:space="preserve">                    print("comfort can be optimized by ", comfort_optimized)</w:t>
      </w:r>
    </w:p>
    <w:p w14:paraId="61D62858" w14:textId="77777777" w:rsidR="00D500F7" w:rsidRDefault="00D500F7" w:rsidP="00D748DA">
      <w:pPr>
        <w:spacing w:line="320" w:lineRule="exact"/>
        <w:ind w:firstLine="480"/>
      </w:pPr>
      <w:r>
        <w:t xml:space="preserve">                </w:t>
      </w:r>
    </w:p>
    <w:p w14:paraId="6FD6A73C" w14:textId="77777777" w:rsidR="00D500F7" w:rsidRDefault="00D500F7" w:rsidP="00D748DA">
      <w:pPr>
        <w:spacing w:line="320" w:lineRule="exact"/>
        <w:ind w:firstLine="480"/>
      </w:pPr>
    </w:p>
    <w:p w14:paraId="18DA9EE3" w14:textId="77777777" w:rsidR="00D500F7" w:rsidRDefault="00D500F7" w:rsidP="00D748DA">
      <w:pPr>
        <w:spacing w:line="320" w:lineRule="exact"/>
        <w:ind w:firstLine="480"/>
      </w:pPr>
    </w:p>
    <w:p w14:paraId="160E2822" w14:textId="77777777" w:rsidR="00D500F7" w:rsidRDefault="00D500F7" w:rsidP="00D748DA">
      <w:pPr>
        <w:spacing w:line="320" w:lineRule="exact"/>
        <w:ind w:firstLine="480"/>
      </w:pPr>
    </w:p>
    <w:p w14:paraId="382666A3" w14:textId="77777777" w:rsidR="00D500F7" w:rsidRDefault="00D500F7" w:rsidP="00D748DA">
      <w:pPr>
        <w:spacing w:line="320" w:lineRule="exact"/>
        <w:ind w:firstLine="480"/>
      </w:pPr>
      <w:r>
        <w:rPr>
          <w:rFonts w:hint="eastAsia"/>
        </w:rPr>
        <w:t xml:space="preserve">        # </w:t>
      </w:r>
      <w:r>
        <w:rPr>
          <w:rFonts w:hint="eastAsia"/>
        </w:rPr>
        <w:t>存在运动的像素点的视差平均值</w:t>
      </w:r>
    </w:p>
    <w:p w14:paraId="343C3D3A" w14:textId="77777777" w:rsidR="00D500F7" w:rsidRDefault="00D500F7" w:rsidP="00D748DA">
      <w:pPr>
        <w:spacing w:line="320" w:lineRule="exact"/>
        <w:ind w:firstLine="480"/>
      </w:pPr>
      <w:r>
        <w:t xml:space="preserve">        movingPixels = hsv[..., 2]</w:t>
      </w:r>
    </w:p>
    <w:p w14:paraId="0605B4E3" w14:textId="77777777" w:rsidR="00D500F7" w:rsidRDefault="00D500F7" w:rsidP="00D748DA">
      <w:pPr>
        <w:spacing w:line="320" w:lineRule="exact"/>
        <w:ind w:firstLine="480"/>
      </w:pPr>
      <w:r>
        <w:rPr>
          <w:rFonts w:hint="eastAsia"/>
        </w:rPr>
        <w:t xml:space="preserve">        movingPixels[movingPixels &lt; 10] = 0     # </w:t>
      </w:r>
      <w:r>
        <w:rPr>
          <w:rFonts w:hint="eastAsia"/>
        </w:rPr>
        <w:t>小于</w:t>
      </w:r>
      <w:r>
        <w:rPr>
          <w:rFonts w:hint="eastAsia"/>
        </w:rPr>
        <w:t>10</w:t>
      </w:r>
      <w:r>
        <w:rPr>
          <w:rFonts w:hint="eastAsia"/>
        </w:rPr>
        <w:t>的运动认为是静止</w:t>
      </w:r>
    </w:p>
    <w:p w14:paraId="23F921A3" w14:textId="77777777" w:rsidR="00D500F7" w:rsidRDefault="00D500F7" w:rsidP="00D748DA">
      <w:pPr>
        <w:spacing w:line="320" w:lineRule="exact"/>
        <w:ind w:firstLine="480"/>
      </w:pPr>
      <w:r>
        <w:t xml:space="preserve">        movingPixels[movingPixels &gt; 0] = 1</w:t>
      </w:r>
    </w:p>
    <w:p w14:paraId="278C3465" w14:textId="77777777" w:rsidR="00D500F7" w:rsidRDefault="00D500F7" w:rsidP="00D748DA">
      <w:pPr>
        <w:spacing w:line="320" w:lineRule="exact"/>
        <w:ind w:firstLine="480"/>
      </w:pPr>
      <w:r>
        <w:t xml:space="preserve">        movingDepth = np.multiply(disparity, movingPixels)</w:t>
      </w:r>
    </w:p>
    <w:p w14:paraId="48C2D9C9" w14:textId="77777777" w:rsidR="00D500F7" w:rsidRDefault="00D500F7" w:rsidP="00D748DA">
      <w:pPr>
        <w:spacing w:line="320" w:lineRule="exact"/>
        <w:ind w:firstLine="480"/>
      </w:pPr>
      <w:r>
        <w:t xml:space="preserve">        AVG_movingDepth = round(np.sum(movingDepth) /</w:t>
      </w:r>
    </w:p>
    <w:p w14:paraId="7629DEB7" w14:textId="77777777" w:rsidR="00D500F7" w:rsidRDefault="00D500F7" w:rsidP="00D748DA">
      <w:pPr>
        <w:spacing w:line="320" w:lineRule="exact"/>
        <w:ind w:firstLine="480"/>
      </w:pPr>
      <w:r>
        <w:t xml:space="preserve">                                np.count_nonzero(movingDepth))</w:t>
      </w:r>
    </w:p>
    <w:p w14:paraId="3F52057F" w14:textId="77777777" w:rsidR="00D500F7" w:rsidRDefault="00D500F7" w:rsidP="00D748DA">
      <w:pPr>
        <w:spacing w:line="320" w:lineRule="exact"/>
        <w:ind w:firstLine="480"/>
      </w:pPr>
      <w:r>
        <w:rPr>
          <w:rFonts w:hint="eastAsia"/>
        </w:rPr>
        <w:t xml:space="preserve">        print("AVG movingDepth: ", AVG_movingDepth)        # </w:t>
      </w:r>
      <w:r>
        <w:rPr>
          <w:rFonts w:hint="eastAsia"/>
        </w:rPr>
        <w:t>大于</w:t>
      </w:r>
      <w:r>
        <w:rPr>
          <w:rFonts w:hint="eastAsia"/>
        </w:rPr>
        <w:t>5</w:t>
      </w:r>
      <w:r>
        <w:rPr>
          <w:rFonts w:hint="eastAsia"/>
        </w:rPr>
        <w:t>时不适，权重</w:t>
      </w:r>
      <w:r>
        <w:rPr>
          <w:rFonts w:hint="eastAsia"/>
        </w:rPr>
        <w:t>0.15</w:t>
      </w:r>
    </w:p>
    <w:p w14:paraId="48A9AC15" w14:textId="77777777" w:rsidR="00D500F7" w:rsidRDefault="00D500F7" w:rsidP="00D748DA">
      <w:pPr>
        <w:spacing w:line="320" w:lineRule="exact"/>
        <w:ind w:firstLine="480"/>
      </w:pPr>
      <w:r>
        <w:t xml:space="preserve">        if AVG_movingDepth &gt; 5:</w:t>
      </w:r>
    </w:p>
    <w:p w14:paraId="303B7E64" w14:textId="77777777" w:rsidR="00D500F7" w:rsidRDefault="00D500F7" w:rsidP="00D748DA">
      <w:pPr>
        <w:spacing w:line="320" w:lineRule="exact"/>
        <w:ind w:firstLine="480"/>
      </w:pPr>
      <w:r>
        <w:t xml:space="preserve">            comfort -= 0.15</w:t>
      </w:r>
    </w:p>
    <w:p w14:paraId="756C9738" w14:textId="77777777" w:rsidR="00D500F7" w:rsidRDefault="00D500F7" w:rsidP="00D748DA">
      <w:pPr>
        <w:spacing w:line="320" w:lineRule="exact"/>
        <w:ind w:firstLine="480"/>
      </w:pPr>
    </w:p>
    <w:p w14:paraId="61F237D4" w14:textId="77777777" w:rsidR="00D500F7" w:rsidRDefault="00D500F7" w:rsidP="00D748DA">
      <w:pPr>
        <w:spacing w:line="320" w:lineRule="exact"/>
        <w:ind w:firstLine="480"/>
      </w:pPr>
      <w:r>
        <w:t xml:space="preserve">        framesComfort.append(comfort)</w:t>
      </w:r>
    </w:p>
    <w:p w14:paraId="24549CDB" w14:textId="77777777" w:rsidR="00D500F7" w:rsidRDefault="00D500F7" w:rsidP="00D748DA">
      <w:pPr>
        <w:spacing w:line="320" w:lineRule="exact"/>
        <w:ind w:firstLine="480"/>
      </w:pPr>
      <w:r>
        <w:t xml:space="preserve">        comfort = round(comfort, 3)</w:t>
      </w:r>
    </w:p>
    <w:p w14:paraId="5D12330E" w14:textId="77777777" w:rsidR="00D500F7" w:rsidRDefault="00D500F7" w:rsidP="00D748DA">
      <w:pPr>
        <w:spacing w:line="320" w:lineRule="exact"/>
        <w:ind w:firstLine="480"/>
      </w:pPr>
    </w:p>
    <w:p w14:paraId="1E3D9474" w14:textId="77777777" w:rsidR="00D500F7" w:rsidRDefault="00D500F7" w:rsidP="00D748DA">
      <w:pPr>
        <w:spacing w:line="320" w:lineRule="exact"/>
        <w:ind w:firstLine="480"/>
      </w:pPr>
      <w:r>
        <w:t xml:space="preserve">        print()</w:t>
      </w:r>
    </w:p>
    <w:p w14:paraId="3B74DCFD" w14:textId="77777777" w:rsidR="00D500F7" w:rsidRDefault="00D500F7" w:rsidP="00D748DA">
      <w:pPr>
        <w:spacing w:line="320" w:lineRule="exact"/>
        <w:ind w:firstLine="480"/>
      </w:pPr>
      <w:r>
        <w:t xml:space="preserve">        print("CurFrameComfort: ", comfort)</w:t>
      </w:r>
    </w:p>
    <w:p w14:paraId="0D4EAE41" w14:textId="77777777" w:rsidR="00D500F7" w:rsidRDefault="00D500F7" w:rsidP="00D748DA">
      <w:pPr>
        <w:spacing w:line="320" w:lineRule="exact"/>
        <w:ind w:firstLine="480"/>
      </w:pPr>
      <w:r>
        <w:t xml:space="preserve">        print("TotalComfort: ", round(sum(framesComfort)/framesCalculated, 2))</w:t>
      </w:r>
    </w:p>
    <w:p w14:paraId="1E7FAD03" w14:textId="77777777" w:rsidR="00D500F7" w:rsidRDefault="00D500F7" w:rsidP="00D748DA">
      <w:pPr>
        <w:spacing w:line="320" w:lineRule="exact"/>
        <w:ind w:firstLine="480"/>
      </w:pPr>
      <w:r>
        <w:lastRenderedPageBreak/>
        <w:t xml:space="preserve">        print()</w:t>
      </w:r>
    </w:p>
    <w:p w14:paraId="231D04D0" w14:textId="77777777" w:rsidR="00D500F7" w:rsidRDefault="00D500F7" w:rsidP="00D748DA">
      <w:pPr>
        <w:spacing w:line="320" w:lineRule="exact"/>
        <w:ind w:firstLine="480"/>
      </w:pPr>
    </w:p>
    <w:p w14:paraId="2B4E664C" w14:textId="77777777" w:rsidR="00D500F7" w:rsidRDefault="00D500F7" w:rsidP="00D748DA">
      <w:pPr>
        <w:spacing w:line="320" w:lineRule="exact"/>
        <w:ind w:firstLine="480"/>
      </w:pPr>
      <w:r>
        <w:rPr>
          <w:rFonts w:hint="eastAsia"/>
        </w:rPr>
        <w:t xml:space="preserve">        # </w:t>
      </w:r>
      <w:r>
        <w:rPr>
          <w:rFonts w:hint="eastAsia"/>
        </w:rPr>
        <w:t>当为</w:t>
      </w:r>
      <w:r>
        <w:rPr>
          <w:rFonts w:hint="eastAsia"/>
        </w:rPr>
        <w:t>demo</w:t>
      </w:r>
      <w:r>
        <w:rPr>
          <w:rFonts w:hint="eastAsia"/>
        </w:rPr>
        <w:t>模式时显示当前帧画面、运动矢量图和景深图</w:t>
      </w:r>
    </w:p>
    <w:p w14:paraId="79B73711" w14:textId="77777777" w:rsidR="00D500F7" w:rsidRDefault="00D500F7" w:rsidP="00D748DA">
      <w:pPr>
        <w:spacing w:line="320" w:lineRule="exact"/>
        <w:ind w:firstLine="480"/>
      </w:pPr>
      <w:r>
        <w:t xml:space="preserve">        if isDemo:</w:t>
      </w:r>
    </w:p>
    <w:p w14:paraId="04C86FA1" w14:textId="77777777" w:rsidR="00D500F7" w:rsidRDefault="00D500F7" w:rsidP="00D748DA">
      <w:pPr>
        <w:spacing w:line="320" w:lineRule="exact"/>
        <w:ind w:firstLine="480"/>
      </w:pPr>
      <w:r>
        <w:rPr>
          <w:rFonts w:hint="eastAsia"/>
        </w:rPr>
        <w:t xml:space="preserve">            # </w:t>
      </w:r>
      <w:r>
        <w:rPr>
          <w:rFonts w:hint="eastAsia"/>
        </w:rPr>
        <w:t>显示当前帧</w:t>
      </w:r>
    </w:p>
    <w:p w14:paraId="186F2F0F" w14:textId="77777777" w:rsidR="00D500F7" w:rsidRDefault="00D500F7" w:rsidP="00D748DA">
      <w:pPr>
        <w:spacing w:line="320" w:lineRule="exact"/>
        <w:ind w:firstLine="480"/>
      </w:pPr>
      <w:r>
        <w:t xml:space="preserve">            cv2.namedWindow("img", cv2.WINDOW_NORMAL)</w:t>
      </w:r>
    </w:p>
    <w:p w14:paraId="7C6D156F" w14:textId="77777777" w:rsidR="00D500F7" w:rsidRDefault="00D500F7" w:rsidP="00D748DA">
      <w:pPr>
        <w:spacing w:line="320" w:lineRule="exact"/>
        <w:ind w:firstLine="480"/>
      </w:pPr>
      <w:r>
        <w:t xml:space="preserve">            cv2.imshow('img', img)</w:t>
      </w:r>
    </w:p>
    <w:p w14:paraId="7FDC2BFF" w14:textId="77777777" w:rsidR="00D500F7" w:rsidRDefault="00D500F7" w:rsidP="00D748DA">
      <w:pPr>
        <w:spacing w:line="320" w:lineRule="exact"/>
        <w:ind w:firstLine="480"/>
      </w:pPr>
      <w:r>
        <w:t xml:space="preserve">            cv2.waitKey(1)</w:t>
      </w:r>
    </w:p>
    <w:p w14:paraId="3C90CC66" w14:textId="77777777" w:rsidR="00D500F7" w:rsidRDefault="00D500F7" w:rsidP="00D748DA">
      <w:pPr>
        <w:spacing w:line="320" w:lineRule="exact"/>
        <w:ind w:firstLine="480"/>
      </w:pPr>
    </w:p>
    <w:p w14:paraId="19FE3B26" w14:textId="77777777" w:rsidR="00D500F7" w:rsidRDefault="00D500F7" w:rsidP="00D748DA">
      <w:pPr>
        <w:spacing w:line="320" w:lineRule="exact"/>
        <w:ind w:firstLine="480"/>
      </w:pPr>
      <w:r>
        <w:t xml:space="preserve">            # cv2.namedWindow("imgL", cv2.WINDOW_NORMAL)</w:t>
      </w:r>
    </w:p>
    <w:p w14:paraId="492FEF54" w14:textId="77777777" w:rsidR="00D500F7" w:rsidRDefault="00D500F7" w:rsidP="00D748DA">
      <w:pPr>
        <w:spacing w:line="320" w:lineRule="exact"/>
        <w:ind w:firstLine="480"/>
      </w:pPr>
      <w:r>
        <w:t xml:space="preserve">            # cv2.imshow('imgL', imgL)</w:t>
      </w:r>
    </w:p>
    <w:p w14:paraId="4EFD5124" w14:textId="77777777" w:rsidR="00D500F7" w:rsidRDefault="00D500F7" w:rsidP="00D748DA">
      <w:pPr>
        <w:spacing w:line="320" w:lineRule="exact"/>
        <w:ind w:firstLine="480"/>
      </w:pPr>
      <w:r>
        <w:t xml:space="preserve">            # cv2.namedWindow("imgR", cv2.WINDOW_NORMAL)</w:t>
      </w:r>
    </w:p>
    <w:p w14:paraId="671EB3EF" w14:textId="77777777" w:rsidR="00D500F7" w:rsidRDefault="00D500F7" w:rsidP="00D748DA">
      <w:pPr>
        <w:spacing w:line="320" w:lineRule="exact"/>
        <w:ind w:firstLine="480"/>
      </w:pPr>
      <w:r>
        <w:t xml:space="preserve">            # cv2.imshow('imgR', imgR)</w:t>
      </w:r>
    </w:p>
    <w:p w14:paraId="1FE9BA35" w14:textId="77777777" w:rsidR="00D500F7" w:rsidRDefault="00D500F7" w:rsidP="00D748DA">
      <w:pPr>
        <w:spacing w:line="320" w:lineRule="exact"/>
        <w:ind w:firstLine="480"/>
      </w:pPr>
    </w:p>
    <w:p w14:paraId="649949AF" w14:textId="77777777" w:rsidR="00D500F7" w:rsidRDefault="00D500F7" w:rsidP="00D748DA">
      <w:pPr>
        <w:spacing w:line="320" w:lineRule="exact"/>
        <w:ind w:firstLine="480"/>
      </w:pPr>
      <w:r>
        <w:rPr>
          <w:rFonts w:hint="eastAsia"/>
        </w:rPr>
        <w:t xml:space="preserve">            # </w:t>
      </w:r>
      <w:r>
        <w:rPr>
          <w:rFonts w:hint="eastAsia"/>
        </w:rPr>
        <w:t>显示当前帧的运动矢量的</w:t>
      </w:r>
      <w:r>
        <w:rPr>
          <w:rFonts w:hint="eastAsia"/>
        </w:rPr>
        <w:t>hsv</w:t>
      </w:r>
      <w:r>
        <w:rPr>
          <w:rFonts w:hint="eastAsia"/>
        </w:rPr>
        <w:t>表示</w:t>
      </w:r>
    </w:p>
    <w:p w14:paraId="67ACB4E2" w14:textId="77777777" w:rsidR="00D500F7" w:rsidRDefault="00D500F7" w:rsidP="00D748DA">
      <w:pPr>
        <w:spacing w:line="320" w:lineRule="exact"/>
        <w:ind w:firstLine="480"/>
      </w:pPr>
      <w:r>
        <w:rPr>
          <w:rFonts w:hint="eastAsia"/>
        </w:rPr>
        <w:t xml:space="preserve">            bgr = cv2.cvtColor(hsv_bak, cv2.COLOR_HSV2BGR)  # hsv</w:t>
      </w:r>
      <w:r>
        <w:rPr>
          <w:rFonts w:hint="eastAsia"/>
        </w:rPr>
        <w:t>转为</w:t>
      </w:r>
      <w:r>
        <w:rPr>
          <w:rFonts w:hint="eastAsia"/>
        </w:rPr>
        <w:t>rgb</w:t>
      </w:r>
      <w:r>
        <w:rPr>
          <w:rFonts w:hint="eastAsia"/>
        </w:rPr>
        <w:t>用于显示</w:t>
      </w:r>
    </w:p>
    <w:p w14:paraId="67A43B09" w14:textId="77777777" w:rsidR="00D500F7" w:rsidRDefault="00D500F7" w:rsidP="00D748DA">
      <w:pPr>
        <w:spacing w:line="320" w:lineRule="exact"/>
        <w:ind w:firstLine="480"/>
      </w:pPr>
      <w:r>
        <w:t xml:space="preserve">            cv2.namedWindow("MotionVector", cv2.WINDOW_NORMAL)</w:t>
      </w:r>
    </w:p>
    <w:p w14:paraId="2279A88E" w14:textId="77777777" w:rsidR="00D500F7" w:rsidRDefault="00D500F7" w:rsidP="00D748DA">
      <w:pPr>
        <w:spacing w:line="320" w:lineRule="exact"/>
        <w:ind w:firstLine="480"/>
      </w:pPr>
      <w:r>
        <w:t xml:space="preserve">            cv2.imshow("MotionVector", bgr)</w:t>
      </w:r>
    </w:p>
    <w:p w14:paraId="304412B9" w14:textId="77777777" w:rsidR="00D500F7" w:rsidRDefault="00D500F7" w:rsidP="00D748DA">
      <w:pPr>
        <w:spacing w:line="320" w:lineRule="exact"/>
        <w:ind w:firstLine="480"/>
      </w:pPr>
      <w:r>
        <w:t xml:space="preserve">            cv2.waitKey(1)</w:t>
      </w:r>
    </w:p>
    <w:p w14:paraId="3E8F1375" w14:textId="77777777" w:rsidR="00D500F7" w:rsidRDefault="00D500F7" w:rsidP="00D748DA">
      <w:pPr>
        <w:spacing w:line="320" w:lineRule="exact"/>
        <w:ind w:firstLine="480"/>
      </w:pPr>
      <w:r>
        <w:rPr>
          <w:rFonts w:hint="eastAsia"/>
        </w:rPr>
        <w:t xml:space="preserve">            # </w:t>
      </w:r>
      <w:r>
        <w:rPr>
          <w:rFonts w:hint="eastAsia"/>
        </w:rPr>
        <w:t>显示当前帧的景深图</w:t>
      </w:r>
    </w:p>
    <w:p w14:paraId="11EA3797" w14:textId="77777777" w:rsidR="00D500F7" w:rsidRDefault="00D500F7" w:rsidP="00D748DA">
      <w:pPr>
        <w:spacing w:line="320" w:lineRule="exact"/>
        <w:ind w:firstLine="480"/>
      </w:pPr>
      <w:r>
        <w:t xml:space="preserve">            plt.title("DepthMap")</w:t>
      </w:r>
    </w:p>
    <w:p w14:paraId="6163454A" w14:textId="77777777" w:rsidR="00D500F7" w:rsidRDefault="00D500F7" w:rsidP="00D748DA">
      <w:pPr>
        <w:spacing w:line="320" w:lineRule="exact"/>
        <w:ind w:firstLine="480"/>
      </w:pPr>
      <w:r>
        <w:t xml:space="preserve">            plt.imshow(disparity)</w:t>
      </w:r>
    </w:p>
    <w:p w14:paraId="386612E2" w14:textId="77777777" w:rsidR="00D500F7" w:rsidRDefault="00D500F7" w:rsidP="00D748DA">
      <w:pPr>
        <w:spacing w:line="320" w:lineRule="exact"/>
        <w:ind w:firstLine="480"/>
      </w:pPr>
      <w:r>
        <w:t xml:space="preserve">            #  plt.pause(0.1)</w:t>
      </w:r>
    </w:p>
    <w:p w14:paraId="3EEF2A43" w14:textId="77777777" w:rsidR="00D500F7" w:rsidRDefault="00D500F7" w:rsidP="00D748DA">
      <w:pPr>
        <w:spacing w:line="320" w:lineRule="exact"/>
        <w:ind w:firstLine="480"/>
      </w:pPr>
      <w:r>
        <w:t xml:space="preserve">            #  input("press Enter to continue")</w:t>
      </w:r>
    </w:p>
    <w:p w14:paraId="78353516" w14:textId="77777777" w:rsidR="00D500F7" w:rsidRDefault="00D500F7" w:rsidP="00D748DA">
      <w:pPr>
        <w:spacing w:line="320" w:lineRule="exact"/>
        <w:ind w:firstLine="480"/>
      </w:pPr>
    </w:p>
    <w:p w14:paraId="2C428AA6" w14:textId="77777777" w:rsidR="00D500F7" w:rsidRDefault="00D500F7" w:rsidP="00D748DA">
      <w:pPr>
        <w:spacing w:line="320" w:lineRule="exact"/>
        <w:ind w:firstLine="480"/>
      </w:pPr>
      <w:r>
        <w:rPr>
          <w:rFonts w:hint="eastAsia"/>
        </w:rPr>
        <w:t xml:space="preserve">            # </w:t>
      </w:r>
      <w:r>
        <w:rPr>
          <w:rFonts w:hint="eastAsia"/>
        </w:rPr>
        <w:t>运动矢量的直方图，方便查看数值</w:t>
      </w:r>
    </w:p>
    <w:p w14:paraId="0FCDCD50" w14:textId="77777777" w:rsidR="00D500F7" w:rsidRDefault="00D500F7" w:rsidP="00D748DA">
      <w:pPr>
        <w:spacing w:line="320" w:lineRule="exact"/>
        <w:ind w:firstLine="480"/>
      </w:pPr>
      <w:r>
        <w:t xml:space="preserve">            # plt.title("MotionVector")</w:t>
      </w:r>
    </w:p>
    <w:p w14:paraId="654A22B8" w14:textId="77777777" w:rsidR="00D500F7" w:rsidRDefault="00D500F7" w:rsidP="00D748DA">
      <w:pPr>
        <w:spacing w:line="320" w:lineRule="exact"/>
        <w:ind w:firstLine="480"/>
      </w:pPr>
      <w:r>
        <w:t xml:space="preserve">            # plt.imshow(hsv[...,2])</w:t>
      </w:r>
    </w:p>
    <w:p w14:paraId="6822D092" w14:textId="77777777" w:rsidR="00D500F7" w:rsidRDefault="00D500F7" w:rsidP="00D748DA">
      <w:pPr>
        <w:spacing w:line="320" w:lineRule="exact"/>
        <w:ind w:firstLine="480"/>
      </w:pPr>
      <w:r>
        <w:t xml:space="preserve">            # plt.show()</w:t>
      </w:r>
    </w:p>
    <w:p w14:paraId="1AA8682D" w14:textId="77777777" w:rsidR="00D500F7" w:rsidRDefault="00D500F7" w:rsidP="00D748DA">
      <w:pPr>
        <w:spacing w:line="320" w:lineRule="exact"/>
        <w:ind w:firstLine="480"/>
      </w:pPr>
      <w:r>
        <w:t xml:space="preserve">            plt.pause(0.1)</w:t>
      </w:r>
    </w:p>
    <w:p w14:paraId="49B158D8" w14:textId="77777777" w:rsidR="00D500F7" w:rsidRDefault="00D500F7" w:rsidP="00D748DA">
      <w:pPr>
        <w:spacing w:line="320" w:lineRule="exact"/>
        <w:ind w:firstLine="480"/>
      </w:pPr>
      <w:r>
        <w:rPr>
          <w:rFonts w:hint="eastAsia"/>
        </w:rPr>
        <w:t xml:space="preserve">            doWrite = int(input("write</w:t>
      </w:r>
      <w:r>
        <w:rPr>
          <w:rFonts w:hint="eastAsia"/>
        </w:rPr>
        <w:t>？</w:t>
      </w:r>
      <w:r>
        <w:rPr>
          <w:rFonts w:hint="eastAsia"/>
        </w:rPr>
        <w:t>"))</w:t>
      </w:r>
    </w:p>
    <w:p w14:paraId="33AA2FC9" w14:textId="77777777" w:rsidR="00D500F7" w:rsidRDefault="00D500F7" w:rsidP="00D748DA">
      <w:pPr>
        <w:spacing w:line="320" w:lineRule="exact"/>
        <w:ind w:firstLine="480"/>
      </w:pPr>
      <w:r>
        <w:t xml:space="preserve">            if doWrite:</w:t>
      </w:r>
    </w:p>
    <w:p w14:paraId="22F7F947" w14:textId="77777777" w:rsidR="00D500F7" w:rsidRDefault="00D500F7" w:rsidP="00D748DA">
      <w:pPr>
        <w:spacing w:line="320" w:lineRule="exact"/>
        <w:ind w:firstLine="480"/>
      </w:pPr>
      <w:r>
        <w:t xml:space="preserve">                imgName = "./result/" + str(frameID) + ".png"</w:t>
      </w:r>
    </w:p>
    <w:p w14:paraId="1E22E8AB" w14:textId="77777777" w:rsidR="00D500F7" w:rsidRDefault="00D500F7" w:rsidP="00D748DA">
      <w:pPr>
        <w:spacing w:line="320" w:lineRule="exact"/>
        <w:ind w:firstLine="480"/>
      </w:pPr>
      <w:r>
        <w:t xml:space="preserve">                mvName = "./result/" + str(frameID) + "mv.png"</w:t>
      </w:r>
    </w:p>
    <w:p w14:paraId="3C44B3B9" w14:textId="77777777" w:rsidR="00D500F7" w:rsidRDefault="00D500F7" w:rsidP="00D748DA">
      <w:pPr>
        <w:spacing w:line="320" w:lineRule="exact"/>
        <w:ind w:firstLine="480"/>
      </w:pPr>
      <w:r>
        <w:t xml:space="preserve">                depName = "./result/" + str(frameID) + "depth.png"</w:t>
      </w:r>
    </w:p>
    <w:p w14:paraId="32AFA49D" w14:textId="77777777" w:rsidR="00D500F7" w:rsidRDefault="00D500F7" w:rsidP="00D748DA">
      <w:pPr>
        <w:spacing w:line="320" w:lineRule="exact"/>
        <w:ind w:firstLine="480"/>
      </w:pPr>
      <w:r>
        <w:t xml:space="preserve">                cv2.imwrite(imgName, img)</w:t>
      </w:r>
    </w:p>
    <w:p w14:paraId="174ADDCD" w14:textId="77777777" w:rsidR="00D500F7" w:rsidRDefault="00D500F7" w:rsidP="00D748DA">
      <w:pPr>
        <w:spacing w:line="320" w:lineRule="exact"/>
        <w:ind w:firstLine="480"/>
      </w:pPr>
      <w:r>
        <w:t xml:space="preserve">                cv2.imwrite(mvName, bgr)</w:t>
      </w:r>
    </w:p>
    <w:p w14:paraId="2E2BAEE1" w14:textId="77777777" w:rsidR="00D500F7" w:rsidRDefault="00D500F7" w:rsidP="00D748DA">
      <w:pPr>
        <w:spacing w:line="320" w:lineRule="exact"/>
        <w:ind w:firstLine="480"/>
      </w:pPr>
      <w:r>
        <w:t xml:space="preserve">                plt.savefig(depName)</w:t>
      </w:r>
    </w:p>
    <w:p w14:paraId="5CE0CA6C" w14:textId="77777777" w:rsidR="00D500F7" w:rsidRDefault="00D500F7" w:rsidP="00D748DA">
      <w:pPr>
        <w:spacing w:line="320" w:lineRule="exact"/>
        <w:ind w:firstLine="480"/>
      </w:pPr>
      <w:r>
        <w:rPr>
          <w:rFonts w:hint="eastAsia"/>
        </w:rPr>
        <w:t xml:space="preserve">        prvs = next  # </w:t>
      </w:r>
      <w:r>
        <w:rPr>
          <w:rFonts w:hint="eastAsia"/>
        </w:rPr>
        <w:t>当前帧覆盖上一帧，继续计算</w:t>
      </w:r>
    </w:p>
    <w:p w14:paraId="36C28586" w14:textId="77777777" w:rsidR="00D500F7" w:rsidRDefault="00D500F7" w:rsidP="00D748DA">
      <w:pPr>
        <w:spacing w:line="320" w:lineRule="exact"/>
        <w:ind w:firstLine="480"/>
      </w:pPr>
      <w:r>
        <w:t xml:space="preserve">    print("TotalFrameCalculated: ", framesCalculated)</w:t>
      </w:r>
    </w:p>
    <w:p w14:paraId="5F893BEC" w14:textId="77777777" w:rsidR="00D500F7" w:rsidRDefault="00D500F7" w:rsidP="00D748DA">
      <w:pPr>
        <w:spacing w:line="320" w:lineRule="exact"/>
        <w:ind w:firstLine="480"/>
      </w:pPr>
      <w:r>
        <w:t xml:space="preserve">    print("TotalComfort: ", round(sum(framesComfort)/framesCalculated, 2))</w:t>
      </w:r>
    </w:p>
    <w:p w14:paraId="2ECCA932" w14:textId="77777777" w:rsidR="00D500F7" w:rsidRDefault="00D500F7" w:rsidP="00D748DA">
      <w:pPr>
        <w:spacing w:line="320" w:lineRule="exact"/>
        <w:ind w:firstLine="480"/>
      </w:pPr>
      <w:r>
        <w:t xml:space="preserve">    if calcMod:</w:t>
      </w:r>
    </w:p>
    <w:p w14:paraId="7C83C28B" w14:textId="77777777" w:rsidR="00D500F7" w:rsidRDefault="00D500F7" w:rsidP="00D748DA">
      <w:pPr>
        <w:spacing w:line="320" w:lineRule="exact"/>
        <w:ind w:firstLine="480"/>
      </w:pPr>
      <w:r>
        <w:rPr>
          <w:rFonts w:hint="eastAsia"/>
        </w:rPr>
        <w:lastRenderedPageBreak/>
        <w:t xml:space="preserve">        print("estimated comfort optimization potential</w:t>
      </w:r>
      <w:r>
        <w:rPr>
          <w:rFonts w:hint="eastAsia"/>
        </w:rPr>
        <w:t>：</w:t>
      </w:r>
      <w:r>
        <w:rPr>
          <w:rFonts w:hint="eastAsia"/>
        </w:rPr>
        <w:t>", round(sum(framesComfortOptimized)/framesOptimized, 3))</w:t>
      </w:r>
    </w:p>
    <w:p w14:paraId="3A7BE32F" w14:textId="65CB5777" w:rsidR="00D500F7" w:rsidRPr="00D500F7" w:rsidRDefault="00D500F7" w:rsidP="00D748DA">
      <w:pPr>
        <w:spacing w:line="320" w:lineRule="exact"/>
        <w:ind w:firstLine="480"/>
      </w:pPr>
      <w:r>
        <w:t xml:space="preserve">    print("success")</w:t>
      </w:r>
    </w:p>
    <w:sectPr w:rsidR="00D500F7" w:rsidRPr="00D500F7" w:rsidSect="00221839">
      <w:pgSz w:w="11906" w:h="16838"/>
      <w:pgMar w:top="1440" w:right="1800" w:bottom="1440" w:left="1800" w:header="851" w:footer="992"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eifeng" w:date="2019-06-07T02:17:00Z" w:initials="w">
    <w:p w14:paraId="26E651F8" w14:textId="5ACCDFF7" w:rsidR="00883512" w:rsidRDefault="00883512">
      <w:pPr>
        <w:pStyle w:val="af0"/>
        <w:ind w:firstLine="420"/>
      </w:pPr>
      <w:r>
        <w:rPr>
          <w:rStyle w:val="af"/>
        </w:rPr>
        <w:annotationRef/>
      </w:r>
      <w:r>
        <w:t>不准确</w:t>
      </w:r>
    </w:p>
  </w:comment>
  <w:comment w:id="3" w:author="王 家才" w:date="2019-06-07T11:44:00Z" w:initials="王">
    <w:p w14:paraId="54CD82A4" w14:textId="77777777" w:rsidR="00883512" w:rsidRDefault="00883512">
      <w:pPr>
        <w:pStyle w:val="af0"/>
        <w:ind w:firstLine="420"/>
      </w:pPr>
      <w:r>
        <w:rPr>
          <w:rStyle w:val="af"/>
        </w:rPr>
        <w:annotationRef/>
      </w:r>
      <w:r>
        <w:rPr>
          <w:rFonts w:hint="eastAsia"/>
        </w:rPr>
        <w:t>已改。</w:t>
      </w:r>
    </w:p>
    <w:p w14:paraId="54F3061E" w14:textId="77777777" w:rsidR="00883512" w:rsidRDefault="00883512">
      <w:pPr>
        <w:pStyle w:val="af0"/>
        <w:ind w:firstLine="480"/>
      </w:pPr>
    </w:p>
    <w:p w14:paraId="40BC816F" w14:textId="7401EA09" w:rsidR="00883512" w:rsidRDefault="00883512">
      <w:pPr>
        <w:pStyle w:val="af0"/>
        <w:ind w:firstLine="480"/>
      </w:pPr>
      <w:r w:rsidRPr="00FE4EA2">
        <w:rPr>
          <w:rFonts w:hint="eastAsia"/>
        </w:rPr>
        <w:t>权巍</w:t>
      </w:r>
      <w:r w:rsidRPr="00FE4EA2">
        <w:rPr>
          <w:rFonts w:hint="eastAsia"/>
        </w:rPr>
        <w:t>,</w:t>
      </w:r>
      <w:r w:rsidRPr="00FE4EA2">
        <w:rPr>
          <w:rFonts w:hint="eastAsia"/>
        </w:rPr>
        <w:t>赵云秀</w:t>
      </w:r>
      <w:r w:rsidRPr="00FE4EA2">
        <w:rPr>
          <w:rFonts w:hint="eastAsia"/>
        </w:rPr>
        <w:t>,</w:t>
      </w:r>
      <w:r w:rsidRPr="00FE4EA2">
        <w:rPr>
          <w:rFonts w:hint="eastAsia"/>
        </w:rPr>
        <w:t>韩成</w:t>
      </w:r>
      <w:r w:rsidRPr="00FE4EA2">
        <w:rPr>
          <w:rFonts w:hint="eastAsia"/>
        </w:rPr>
        <w:t>,</w:t>
      </w:r>
      <w:r w:rsidRPr="00FE4EA2">
        <w:rPr>
          <w:rFonts w:hint="eastAsia"/>
        </w:rPr>
        <w:t>丁莹</w:t>
      </w:r>
      <w:r w:rsidRPr="00FE4EA2">
        <w:rPr>
          <w:rFonts w:hint="eastAsia"/>
        </w:rPr>
        <w:t>,</w:t>
      </w:r>
      <w:r w:rsidRPr="00FE4EA2">
        <w:rPr>
          <w:rFonts w:hint="eastAsia"/>
        </w:rPr>
        <w:t>姜珊</w:t>
      </w:r>
      <w:r w:rsidRPr="00FE4EA2">
        <w:rPr>
          <w:rFonts w:hint="eastAsia"/>
        </w:rPr>
        <w:t>,</w:t>
      </w:r>
      <w:r w:rsidRPr="00FE4EA2">
        <w:rPr>
          <w:rFonts w:hint="eastAsia"/>
        </w:rPr>
        <w:t>李波</w:t>
      </w:r>
      <w:r w:rsidRPr="00FE4EA2">
        <w:rPr>
          <w:rFonts w:hint="eastAsia"/>
        </w:rPr>
        <w:t>.</w:t>
      </w:r>
      <w:r w:rsidRPr="00FE4EA2">
        <w:rPr>
          <w:rFonts w:hint="eastAsia"/>
        </w:rPr>
        <w:t>基于立体图像感兴趣区域及对比度的舒适度评价模型</w:t>
      </w:r>
      <w:r w:rsidRPr="00FE4EA2">
        <w:rPr>
          <w:rFonts w:hint="eastAsia"/>
        </w:rPr>
        <w:t>[J].</w:t>
      </w:r>
      <w:r w:rsidRPr="00FE4EA2">
        <w:rPr>
          <w:rFonts w:hint="eastAsia"/>
        </w:rPr>
        <w:t>光子学报</w:t>
      </w:r>
      <w:r w:rsidRPr="00FE4EA2">
        <w:rPr>
          <w:rFonts w:hint="eastAsia"/>
        </w:rPr>
        <w:t>,2018,47(12):174-180.</w:t>
      </w:r>
    </w:p>
  </w:comment>
  <w:comment w:id="317" w:author="weifeng" w:date="2019-06-07T02:36:00Z" w:initials="w">
    <w:p w14:paraId="280D03D0" w14:textId="77777777" w:rsidR="00883512" w:rsidRDefault="00883512">
      <w:pPr>
        <w:pStyle w:val="af0"/>
        <w:ind w:firstLine="420"/>
      </w:pPr>
      <w:r>
        <w:rPr>
          <w:rStyle w:val="af"/>
        </w:rPr>
        <w:annotationRef/>
      </w:r>
      <w:r>
        <w:t>数据来源？</w:t>
      </w:r>
    </w:p>
    <w:p w14:paraId="78CB6726" w14:textId="0523D9ED" w:rsidR="00883512" w:rsidRDefault="00883512">
      <w:pPr>
        <w:pStyle w:val="af0"/>
        <w:ind w:firstLine="480"/>
      </w:pPr>
      <w:r>
        <w:t>标注</w:t>
      </w:r>
    </w:p>
  </w:comment>
  <w:comment w:id="318" w:author="王 家才" w:date="2019-06-07T12:04:00Z" w:initials="王">
    <w:p w14:paraId="3BFCA257" w14:textId="509C9BBC" w:rsidR="00883512" w:rsidRDefault="00883512">
      <w:pPr>
        <w:pStyle w:val="af0"/>
        <w:ind w:firstLine="420"/>
      </w:pPr>
      <w:r>
        <w:rPr>
          <w:rStyle w:val="af"/>
        </w:rPr>
        <w:annotationRef/>
      </w:r>
      <w:r>
        <w:rPr>
          <w:rFonts w:hint="eastAsia"/>
        </w:rPr>
        <w:t>根据样本视频各帧的特征值和自己的舒适度感觉估计的。</w:t>
      </w:r>
    </w:p>
  </w:comment>
  <w:comment w:id="360" w:author="weifeng" w:date="2019-06-07T02:43:00Z" w:initials="w">
    <w:p w14:paraId="4B6BFB90" w14:textId="28C1A5DB" w:rsidR="00883512" w:rsidRDefault="00883512">
      <w:pPr>
        <w:pStyle w:val="af0"/>
        <w:ind w:firstLine="420"/>
      </w:pPr>
      <w:r>
        <w:rPr>
          <w:rStyle w:val="af"/>
        </w:rPr>
        <w:annotationRef/>
      </w:r>
      <w:r>
        <w:t>人眼对其的感受也为</w:t>
      </w:r>
      <w:r>
        <w:t>0</w:t>
      </w:r>
      <w:r>
        <w:rPr>
          <w:rFonts w:hint="eastAsia"/>
        </w:rPr>
        <w:t xml:space="preserve">  </w:t>
      </w:r>
      <w:r>
        <w:t>结论来自哪里？</w:t>
      </w:r>
      <w:r>
        <w:rPr>
          <w:rFonts w:hint="eastAsia"/>
        </w:rPr>
        <w:t xml:space="preserve"> </w:t>
      </w:r>
    </w:p>
  </w:comment>
  <w:comment w:id="361" w:author="王 家才" w:date="2019-06-07T12:33:00Z" w:initials="王">
    <w:p w14:paraId="1A51800A" w14:textId="73ABFCFB" w:rsidR="00883512" w:rsidRDefault="00883512">
      <w:pPr>
        <w:pStyle w:val="af0"/>
        <w:ind w:firstLine="420"/>
      </w:pPr>
      <w:r>
        <w:rPr>
          <w:rStyle w:val="af"/>
        </w:rPr>
        <w:annotationRef/>
      </w:r>
      <w:r>
        <w:rPr>
          <w:rFonts w:hint="eastAsia"/>
        </w:rPr>
        <w:t>来自后面的实验过程中受试者的反馈。评分符合大部分受试者的主观感受。</w:t>
      </w:r>
    </w:p>
  </w:comment>
  <w:comment w:id="387" w:author="weifeng" w:date="2019-06-07T02:53:00Z" w:initials="w">
    <w:p w14:paraId="24EBBA20" w14:textId="6C1ADEEA" w:rsidR="00883512" w:rsidRDefault="00883512">
      <w:pPr>
        <w:pStyle w:val="af0"/>
        <w:ind w:firstLine="420"/>
      </w:pPr>
      <w:r>
        <w:rPr>
          <w:rStyle w:val="af"/>
        </w:rPr>
        <w:annotationRef/>
      </w:r>
      <w:r>
        <w:t>题目改为：</w:t>
      </w:r>
    </w:p>
    <w:p w14:paraId="5DE6BABB" w14:textId="3AF6D202" w:rsidR="00883512" w:rsidRDefault="00883512">
      <w:pPr>
        <w:pStyle w:val="af0"/>
        <w:ind w:firstLine="480"/>
      </w:pPr>
      <w:r>
        <w:rPr>
          <w:rFonts w:hint="eastAsia"/>
        </w:rPr>
        <w:t>**</w:t>
      </w:r>
      <w:r>
        <w:rPr>
          <w:rFonts w:hint="eastAsia"/>
        </w:rPr>
        <w:t>模型的验证</w:t>
      </w:r>
      <w:r>
        <w:rPr>
          <w:rFonts w:hint="eastAsia"/>
        </w:rPr>
        <w:t xml:space="preserve">  </w:t>
      </w:r>
      <w:r>
        <w:rPr>
          <w:rFonts w:hint="eastAsia"/>
        </w:rPr>
        <w:t>之类的</w:t>
      </w:r>
    </w:p>
    <w:p w14:paraId="29E3743D" w14:textId="61B41A7B" w:rsidR="00883512" w:rsidRDefault="00883512" w:rsidP="00FD14A0">
      <w:pPr>
        <w:pStyle w:val="af0"/>
        <w:ind w:firstLineChars="0" w:firstLine="0"/>
      </w:pPr>
    </w:p>
  </w:comment>
  <w:comment w:id="388" w:author="王 家才" w:date="2019-06-07T12:54:00Z" w:initials="王">
    <w:p w14:paraId="37A91AB2" w14:textId="2E2E9F57" w:rsidR="00883512" w:rsidRDefault="00883512">
      <w:pPr>
        <w:pStyle w:val="af0"/>
        <w:ind w:firstLine="420"/>
      </w:pPr>
      <w:r>
        <w:rPr>
          <w:rStyle w:val="af"/>
        </w:rPr>
        <w:annotationRef/>
      </w:r>
      <w:r>
        <w:rPr>
          <w:rFonts w:hint="eastAsia"/>
        </w:rPr>
        <w:t>√</w:t>
      </w:r>
    </w:p>
  </w:comment>
  <w:comment w:id="396" w:author="weifeng" w:date="2019-06-07T02:46:00Z" w:initials="w">
    <w:p w14:paraId="2804973B" w14:textId="1129A34B" w:rsidR="00883512" w:rsidRDefault="00883512">
      <w:pPr>
        <w:pStyle w:val="af0"/>
        <w:ind w:firstLine="420"/>
      </w:pPr>
      <w:r>
        <w:rPr>
          <w:rStyle w:val="af"/>
        </w:rPr>
        <w:annotationRef/>
      </w:r>
      <w:r>
        <w:t>这种方式，近距离观看的评价结果是否能代表其他情况？</w:t>
      </w:r>
    </w:p>
  </w:comment>
  <w:comment w:id="397" w:author="王 家才" w:date="2019-06-07T14:10:00Z" w:initials="王">
    <w:p w14:paraId="72FD3609" w14:textId="77777777" w:rsidR="00883512" w:rsidRDefault="00883512">
      <w:pPr>
        <w:pStyle w:val="af0"/>
        <w:ind w:firstLine="420"/>
      </w:pPr>
      <w:r>
        <w:rPr>
          <w:rStyle w:val="af"/>
        </w:rPr>
        <w:annotationRef/>
      </w:r>
      <w:r>
        <w:rPr>
          <w:rFonts w:hint="eastAsia"/>
        </w:rPr>
        <w:t>个人认为近距离观看时虽然</w:t>
      </w:r>
      <w:r>
        <w:rPr>
          <w:rFonts w:hint="eastAsia"/>
        </w:rPr>
        <w:t>Shibata</w:t>
      </w:r>
      <w:r>
        <w:rPr>
          <w:rFonts w:hint="eastAsia"/>
        </w:rPr>
        <w:t>舒适区范围较小，但同时单位像素差异所对应的景深也较小。影院等场景虽然屏幕更远更大，但同分辨率下的单位像素差异所对应的景深也更大。在画面运动上也类似，近距离观看的屏幕</w:t>
      </w:r>
      <w:r>
        <w:rPr>
          <w:rFonts w:hint="eastAsia"/>
        </w:rPr>
        <w:t>ppi</w:t>
      </w:r>
      <w:r>
        <w:rPr>
          <w:rFonts w:hint="eastAsia"/>
        </w:rPr>
        <w:t>值较大，每像素的运动在人眼看来较小，而影院大屏幕每像素上的运动也显得相对较大。</w:t>
      </w:r>
    </w:p>
    <w:p w14:paraId="13E83254" w14:textId="77777777" w:rsidR="00883512" w:rsidRDefault="00883512">
      <w:pPr>
        <w:pStyle w:val="af0"/>
        <w:ind w:firstLine="480"/>
      </w:pPr>
    </w:p>
    <w:p w14:paraId="778FDF40" w14:textId="2FEEC6D3" w:rsidR="00883512" w:rsidRPr="00C04403" w:rsidRDefault="00883512">
      <w:pPr>
        <w:pStyle w:val="af0"/>
        <w:ind w:firstLine="480"/>
      </w:pPr>
      <w:r>
        <w:rPr>
          <w:rFonts w:hint="eastAsia"/>
        </w:rPr>
        <w:t>虽然同一视频在近距离小屏幕与远距离大屏幕上舒适度可能不完全一致，但近距离下的结论对于远距离的情况至少是具有一定参考意义的。写到最后总结展望里了。</w:t>
      </w:r>
    </w:p>
  </w:comment>
  <w:comment w:id="428" w:author="weifeng" w:date="2019-06-07T02:49:00Z" w:initials="w">
    <w:p w14:paraId="056A409A" w14:textId="25E02F74" w:rsidR="00883512" w:rsidRDefault="00883512">
      <w:pPr>
        <w:pStyle w:val="af0"/>
        <w:ind w:firstLine="420"/>
      </w:pPr>
      <w:r>
        <w:rPr>
          <w:rStyle w:val="af"/>
        </w:rPr>
        <w:annotationRef/>
      </w:r>
      <w:r>
        <w:t>如何选择的？为什么这样选择</w:t>
      </w:r>
    </w:p>
  </w:comment>
  <w:comment w:id="429" w:author="王 家才" w:date="2019-06-07T12:55:00Z" w:initials="王">
    <w:p w14:paraId="06D9C470" w14:textId="27EB8693" w:rsidR="00883512" w:rsidRDefault="00883512">
      <w:pPr>
        <w:pStyle w:val="af0"/>
        <w:ind w:firstLine="420"/>
      </w:pPr>
      <w:r>
        <w:rPr>
          <w:rStyle w:val="af"/>
        </w:rPr>
        <w:annotationRef/>
      </w:r>
      <w:r>
        <w:rPr>
          <w:rFonts w:hint="eastAsia"/>
        </w:rPr>
        <w:t>没找到公共的立体视频</w:t>
      </w:r>
      <w:r>
        <w:rPr>
          <w:rFonts w:hint="eastAsia"/>
        </w:rPr>
        <w:t>QoE</w:t>
      </w:r>
      <w:r>
        <w:rPr>
          <w:rFonts w:hint="eastAsia"/>
        </w:rPr>
        <w:t>库。参考文献</w:t>
      </w:r>
      <w:r>
        <w:rPr>
          <w:rFonts w:hint="eastAsia"/>
        </w:rPr>
        <w:t>8</w:t>
      </w:r>
      <w:r>
        <w:rPr>
          <w:rFonts w:hint="eastAsia"/>
        </w:rPr>
        <w:t>和</w:t>
      </w:r>
      <w:r>
        <w:rPr>
          <w:rFonts w:hint="eastAsia"/>
        </w:rPr>
        <w:t>9</w:t>
      </w:r>
      <w:r>
        <w:rPr>
          <w:rFonts w:hint="eastAsia"/>
        </w:rPr>
        <w:t>提到了主观实验的视频序列，也是用了已上映的立体视频片段。其他研究有用软件合成的视频序列作为实验样本的，但多数是具有特定特征的视频，用于不适因素分析的</w:t>
      </w:r>
      <w:r w:rsidR="00AC015E">
        <w:rPr>
          <w:rFonts w:hint="eastAsia"/>
        </w:rPr>
        <w:t>。</w:t>
      </w:r>
    </w:p>
  </w:comment>
  <w:comment w:id="436" w:author="weifeng" w:date="2019-06-07T02:50:00Z" w:initials="w">
    <w:p w14:paraId="61E38B62" w14:textId="77777777" w:rsidR="00883512" w:rsidRDefault="00883512">
      <w:pPr>
        <w:pStyle w:val="af0"/>
        <w:ind w:firstLine="420"/>
      </w:pPr>
      <w:r>
        <w:rPr>
          <w:rStyle w:val="af"/>
        </w:rPr>
        <w:annotationRef/>
      </w:r>
      <w:r>
        <w:t>具体的，每个分值对应怎样的感受（客观描述）</w:t>
      </w:r>
    </w:p>
    <w:p w14:paraId="24894910" w14:textId="3346244F" w:rsidR="00883512" w:rsidRDefault="00883512">
      <w:pPr>
        <w:pStyle w:val="af0"/>
        <w:ind w:firstLine="480"/>
      </w:pPr>
      <w:r>
        <w:t>这个必须得有。</w:t>
      </w:r>
    </w:p>
  </w:comment>
  <w:comment w:id="437" w:author="王 家才" w:date="2019-06-08T10:42:00Z" w:initials="王">
    <w:p w14:paraId="43E51144" w14:textId="11E17DDB" w:rsidR="00883512" w:rsidRDefault="00883512">
      <w:pPr>
        <w:pStyle w:val="af0"/>
        <w:ind w:firstLine="420"/>
      </w:pPr>
      <w:r>
        <w:rPr>
          <w:rStyle w:val="af"/>
        </w:rPr>
        <w:annotationRef/>
      </w:r>
      <w:r>
        <w:rPr>
          <w:rFonts w:hint="eastAsia"/>
        </w:rPr>
        <w:t>√</w:t>
      </w:r>
    </w:p>
  </w:comment>
  <w:comment w:id="609" w:author="weifeng" w:date="2019-06-07T02:56:00Z" w:initials="w">
    <w:p w14:paraId="5568CB15" w14:textId="6FA4CD57" w:rsidR="00883512" w:rsidRDefault="00883512">
      <w:pPr>
        <w:pStyle w:val="af0"/>
        <w:ind w:firstLine="420"/>
      </w:pPr>
      <w:r>
        <w:rPr>
          <w:rStyle w:val="af"/>
        </w:rPr>
        <w:annotationRef/>
      </w:r>
      <w:r>
        <w:t>存在格式不正确的参考文献</w:t>
      </w:r>
    </w:p>
  </w:comment>
  <w:comment w:id="610" w:author="王 家才" w:date="2019-06-08T11:32:00Z" w:initials="王">
    <w:p w14:paraId="25594ED9" w14:textId="60B8F6B5" w:rsidR="00883512" w:rsidRDefault="00883512">
      <w:pPr>
        <w:pStyle w:val="af0"/>
        <w:ind w:firstLine="420"/>
      </w:pPr>
      <w:r>
        <w:rPr>
          <w:rStyle w:val="af"/>
        </w:rPr>
        <w:annotationRef/>
      </w:r>
      <w:r>
        <w:rPr>
          <w:rFonts w:hint="eastAsia"/>
        </w:rPr>
        <w:t>除</w:t>
      </w:r>
      <w:r>
        <w:rPr>
          <w:rFonts w:hint="eastAsia"/>
        </w:rPr>
        <w:t>2</w:t>
      </w:r>
      <w:r>
        <w:rPr>
          <w:rFonts w:hint="eastAsia"/>
        </w:rPr>
        <w:t>，</w:t>
      </w:r>
      <w:r>
        <w:rPr>
          <w:rFonts w:hint="eastAsia"/>
        </w:rPr>
        <w:t>5</w:t>
      </w:r>
      <w:r>
        <w:rPr>
          <w:rFonts w:hint="eastAsia"/>
        </w:rPr>
        <w:t>，</w:t>
      </w:r>
      <w:r>
        <w:rPr>
          <w:rFonts w:hint="eastAsia"/>
        </w:rPr>
        <w:t>13</w:t>
      </w:r>
      <w:r>
        <w:rPr>
          <w:rFonts w:hint="eastAsia"/>
        </w:rPr>
        <w:t>外，其他都是用</w:t>
      </w:r>
      <w:r>
        <w:rPr>
          <w:rFonts w:hint="eastAsia"/>
        </w:rPr>
        <w:t>cnki</w:t>
      </w:r>
      <w:r>
        <w:rPr>
          <w:rFonts w:hint="eastAsia"/>
        </w:rPr>
        <w:t>导出的</w:t>
      </w:r>
      <w:r w:rsidRPr="005B2C84">
        <w:rPr>
          <w:rFonts w:hint="eastAsia"/>
        </w:rPr>
        <w:t xml:space="preserve">GB/T 7714-2015 </w:t>
      </w:r>
      <w:r w:rsidRPr="005B2C84">
        <w:rPr>
          <w:rFonts w:hint="eastAsia"/>
        </w:rPr>
        <w:t>格式引文</w:t>
      </w:r>
      <w:r>
        <w:rPr>
          <w:rFonts w:hint="eastAsia"/>
        </w:rPr>
        <w:t>。</w:t>
      </w:r>
      <w:r>
        <w:rPr>
          <w:rFonts w:hint="eastAsia"/>
        </w:rPr>
        <w:t>3</w:t>
      </w:r>
      <w:r>
        <w:t>,6,12,15</w:t>
      </w:r>
      <w:r>
        <w:rPr>
          <w:rFonts w:hint="eastAsia"/>
        </w:rPr>
        <w:t>在</w:t>
      </w:r>
      <w:r>
        <w:rPr>
          <w:rFonts w:hint="eastAsia"/>
        </w:rPr>
        <w:t>cnki</w:t>
      </w:r>
      <w:r>
        <w:rPr>
          <w:rFonts w:hint="eastAsia"/>
        </w:rPr>
        <w:t>中识别为了专利，但实际为各种会议记录。文献</w:t>
      </w:r>
      <w:r>
        <w:rPr>
          <w:rFonts w:hint="eastAsia"/>
        </w:rPr>
        <w:t>5</w:t>
      </w:r>
      <w:r>
        <w:rPr>
          <w:rFonts w:hint="eastAsia"/>
        </w:rPr>
        <w:t>和</w:t>
      </w:r>
      <w:r>
        <w:rPr>
          <w:rFonts w:hint="eastAsia"/>
        </w:rPr>
        <w:t>13</w:t>
      </w:r>
      <w:r>
        <w:rPr>
          <w:rFonts w:hint="eastAsia"/>
        </w:rPr>
        <w:t>在</w:t>
      </w:r>
      <w:r>
        <w:rPr>
          <w:rFonts w:hint="eastAsia"/>
        </w:rPr>
        <w:t>cnki</w:t>
      </w:r>
      <w:r>
        <w:rPr>
          <w:rFonts w:hint="eastAsia"/>
        </w:rPr>
        <w:t>上找不到，在</w:t>
      </w:r>
      <w:r w:rsidRPr="002863AD">
        <w:t>link.springer.com</w:t>
      </w:r>
      <w:r>
        <w:rPr>
          <w:rFonts w:hint="eastAsia"/>
        </w:rPr>
        <w:t>上找到的信息。</w:t>
      </w:r>
    </w:p>
  </w:comment>
  <w:comment w:id="670" w:author="weifeng" w:date="2019-06-07T02:57:00Z" w:initials="w">
    <w:p w14:paraId="262F0688" w14:textId="76BADBB0" w:rsidR="00883512" w:rsidRDefault="00883512">
      <w:pPr>
        <w:pStyle w:val="af0"/>
        <w:ind w:firstLine="420"/>
      </w:pPr>
      <w:r>
        <w:rPr>
          <w:rStyle w:val="af"/>
        </w:rPr>
        <w:annotationRef/>
      </w:r>
      <w:r>
        <w:t>是谁？</w:t>
      </w:r>
    </w:p>
  </w:comment>
  <w:comment w:id="671" w:author="王 家才" w:date="2019-06-07T14:31:00Z" w:initials="王">
    <w:p w14:paraId="2939ABBA" w14:textId="5FC3E71C" w:rsidR="00883512" w:rsidRDefault="00883512">
      <w:pPr>
        <w:pStyle w:val="af0"/>
        <w:ind w:firstLine="420"/>
      </w:pPr>
      <w:r>
        <w:rPr>
          <w:rStyle w:val="af"/>
        </w:rPr>
        <w:annotationRef/>
      </w:r>
      <w:r>
        <w:rPr>
          <w:rStyle w:val="af"/>
          <w:rFonts w:hint="eastAsia"/>
        </w:rPr>
        <w:t>每天喊我起床催我写代码写论文的女朋友。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E651F8" w15:done="0"/>
  <w15:commentEx w15:paraId="40BC816F" w15:paraIdParent="26E651F8" w15:done="0"/>
  <w15:commentEx w15:paraId="78CB6726" w15:done="0"/>
  <w15:commentEx w15:paraId="3BFCA257" w15:paraIdParent="78CB6726" w15:done="0"/>
  <w15:commentEx w15:paraId="4B6BFB90" w15:done="0"/>
  <w15:commentEx w15:paraId="1A51800A" w15:paraIdParent="4B6BFB90" w15:done="0"/>
  <w15:commentEx w15:paraId="29E3743D" w15:done="0"/>
  <w15:commentEx w15:paraId="37A91AB2" w15:paraIdParent="29E3743D" w15:done="0"/>
  <w15:commentEx w15:paraId="2804973B" w15:done="0"/>
  <w15:commentEx w15:paraId="778FDF40" w15:paraIdParent="2804973B" w15:done="0"/>
  <w15:commentEx w15:paraId="056A409A" w15:done="0"/>
  <w15:commentEx w15:paraId="06D9C470" w15:paraIdParent="056A409A" w15:done="0"/>
  <w15:commentEx w15:paraId="24894910" w15:done="0"/>
  <w15:commentEx w15:paraId="43E51144" w15:paraIdParent="24894910" w15:done="0"/>
  <w15:commentEx w15:paraId="5568CB15" w15:done="0"/>
  <w15:commentEx w15:paraId="25594ED9" w15:paraIdParent="5568CB15" w15:done="0"/>
  <w15:commentEx w15:paraId="262F0688" w15:done="0"/>
  <w15:commentEx w15:paraId="2939ABBA" w15:paraIdParent="262F06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E651F8" w16cid:durableId="20A4BE2D"/>
  <w16cid:commentId w16cid:paraId="40BC816F" w16cid:durableId="20A4CCA7"/>
  <w16cid:commentId w16cid:paraId="78CB6726" w16cid:durableId="20A4BE2E"/>
  <w16cid:commentId w16cid:paraId="3BFCA257" w16cid:durableId="20A4D15E"/>
  <w16cid:commentId w16cid:paraId="4B6BFB90" w16cid:durableId="20A4BE2F"/>
  <w16cid:commentId w16cid:paraId="1A51800A" w16cid:durableId="20A4D810"/>
  <w16cid:commentId w16cid:paraId="29E3743D" w16cid:durableId="20A4BE30"/>
  <w16cid:commentId w16cid:paraId="37A91AB2" w16cid:durableId="20A4DCF3"/>
  <w16cid:commentId w16cid:paraId="2804973B" w16cid:durableId="20A4BE31"/>
  <w16cid:commentId w16cid:paraId="778FDF40" w16cid:durableId="20A4EED4"/>
  <w16cid:commentId w16cid:paraId="056A409A" w16cid:durableId="20A4BE32"/>
  <w16cid:commentId w16cid:paraId="06D9C470" w16cid:durableId="20A4DD2C"/>
  <w16cid:commentId w16cid:paraId="24894910" w16cid:durableId="20A4BE33"/>
  <w16cid:commentId w16cid:paraId="43E51144" w16cid:durableId="20A60FA4"/>
  <w16cid:commentId w16cid:paraId="5568CB15" w16cid:durableId="20A4BE34"/>
  <w16cid:commentId w16cid:paraId="25594ED9" w16cid:durableId="20A61B49"/>
  <w16cid:commentId w16cid:paraId="262F0688" w16cid:durableId="20A4BE35"/>
  <w16cid:commentId w16cid:paraId="2939ABBA" w16cid:durableId="20A4F3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7F78C" w14:textId="77777777" w:rsidR="005D6D7C" w:rsidRDefault="005D6D7C" w:rsidP="005C7F0F">
      <w:pPr>
        <w:spacing w:line="240" w:lineRule="auto"/>
        <w:ind w:firstLine="480"/>
      </w:pPr>
      <w:r>
        <w:separator/>
      </w:r>
    </w:p>
  </w:endnote>
  <w:endnote w:type="continuationSeparator" w:id="0">
    <w:p w14:paraId="038F5B95" w14:textId="77777777" w:rsidR="005D6D7C" w:rsidRDefault="005D6D7C" w:rsidP="005C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ucida Grande">
    <w:altName w:val="微软雅黑"/>
    <w:charset w:val="01"/>
    <w:family w:val="auto"/>
    <w:pitch w:val="default"/>
    <w:sig w:usb0="00000000" w:usb1="00000000" w:usb2="00000000" w:usb3="00000000" w:csb0="00040001" w:csb1="00000000"/>
  </w:font>
  <w:font w:name="宋体-18030">
    <w:altName w:val="宋体"/>
    <w:charset w:val="86"/>
    <w:family w:val="modern"/>
    <w:pitch w:val="default"/>
    <w:sig w:usb0="800022A7" w:usb1="880F3C78" w:usb2="000A005E" w:usb3="00000000" w:csb0="00040001" w:csb1="00000000"/>
  </w:font>
  <w:font w:name="仿宋_GB2312">
    <w:altName w:val="仿宋"/>
    <w:charset w:val="86"/>
    <w:family w:val="modern"/>
    <w:pitch w:val="default"/>
    <w:sig w:usb0="00000000"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1630" w14:textId="77777777" w:rsidR="00883512" w:rsidRDefault="00883512">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99126" w14:textId="2A461F6C" w:rsidR="00883512" w:rsidRDefault="00883512">
    <w:pPr>
      <w:pStyle w:val="ad"/>
      <w:ind w:firstLine="360"/>
      <w:jc w:val="center"/>
    </w:pPr>
  </w:p>
  <w:p w14:paraId="3173D58E" w14:textId="77777777" w:rsidR="00883512" w:rsidRDefault="00883512">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442C7" w14:textId="77777777" w:rsidR="00883512" w:rsidRDefault="00883512">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431C" w14:textId="4D02A13E" w:rsidR="00883512" w:rsidRDefault="00883512">
    <w:pPr>
      <w:pStyle w:val="ad"/>
      <w:ind w:firstLine="360"/>
      <w:jc w:val="center"/>
    </w:pPr>
  </w:p>
  <w:p w14:paraId="7025FFF1" w14:textId="77777777" w:rsidR="00883512" w:rsidRDefault="00883512" w:rsidP="00221839">
    <w:pPr>
      <w:pStyle w:val="ad"/>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393081"/>
      <w:docPartObj>
        <w:docPartGallery w:val="Page Numbers (Bottom of Page)"/>
        <w:docPartUnique/>
      </w:docPartObj>
    </w:sdtPr>
    <w:sdtEndPr/>
    <w:sdtContent>
      <w:p w14:paraId="39DE15B9" w14:textId="77777777" w:rsidR="00883512" w:rsidRDefault="00883512">
        <w:pPr>
          <w:pStyle w:val="ad"/>
          <w:ind w:firstLine="360"/>
          <w:jc w:val="center"/>
        </w:pPr>
        <w:r>
          <w:fldChar w:fldCharType="begin"/>
        </w:r>
        <w:r>
          <w:instrText>PAGE   \* MERGEFORMAT</w:instrText>
        </w:r>
        <w:r>
          <w:fldChar w:fldCharType="separate"/>
        </w:r>
        <w:r w:rsidRPr="004F6973">
          <w:rPr>
            <w:noProof/>
            <w:lang w:val="zh-CN"/>
          </w:rPr>
          <w:t>29</w:t>
        </w:r>
        <w:r>
          <w:fldChar w:fldCharType="end"/>
        </w:r>
      </w:p>
    </w:sdtContent>
  </w:sdt>
  <w:p w14:paraId="17F42AC2" w14:textId="77777777" w:rsidR="00883512" w:rsidRDefault="00883512" w:rsidP="00221839">
    <w:pPr>
      <w:pStyle w:val="ad"/>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BFD37" w14:textId="77777777" w:rsidR="005D6D7C" w:rsidRDefault="005D6D7C" w:rsidP="005C7F0F">
      <w:pPr>
        <w:spacing w:line="240" w:lineRule="auto"/>
        <w:ind w:firstLine="480"/>
      </w:pPr>
      <w:r>
        <w:separator/>
      </w:r>
    </w:p>
  </w:footnote>
  <w:footnote w:type="continuationSeparator" w:id="0">
    <w:p w14:paraId="64180E07" w14:textId="77777777" w:rsidR="005D6D7C" w:rsidRDefault="005D6D7C" w:rsidP="005C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A491D" w14:textId="77777777" w:rsidR="00883512" w:rsidRDefault="00883512">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5577E" w14:textId="2779F81D" w:rsidR="00883512" w:rsidRPr="000509B1" w:rsidRDefault="00883512">
    <w:pPr>
      <w:pStyle w:val="ab"/>
      <w:ind w:firstLine="420"/>
      <w:rPr>
        <w:sz w:val="21"/>
        <w:szCs w:val="21"/>
      </w:rPr>
    </w:pPr>
    <w:r w:rsidRPr="000509B1">
      <w:rPr>
        <w:rFonts w:hint="eastAsia"/>
        <w:sz w:val="21"/>
        <w:szCs w:val="21"/>
      </w:rPr>
      <w:t>长春理工大学本科毕业设计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FCDF" w14:textId="77777777" w:rsidR="00883512" w:rsidRDefault="00883512">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2D5C"/>
    <w:multiLevelType w:val="multilevel"/>
    <w:tmpl w:val="B7BA133C"/>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8D8218B"/>
    <w:multiLevelType w:val="hybridMultilevel"/>
    <w:tmpl w:val="F014D94A"/>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A6F6DEE"/>
    <w:multiLevelType w:val="hybridMultilevel"/>
    <w:tmpl w:val="5B8C934A"/>
    <w:lvl w:ilvl="0" w:tplc="2862963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7970A7"/>
    <w:multiLevelType w:val="hybridMultilevel"/>
    <w:tmpl w:val="0512CCE6"/>
    <w:lvl w:ilvl="0" w:tplc="C3087F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6B30463"/>
    <w:multiLevelType w:val="hybridMultilevel"/>
    <w:tmpl w:val="D60C4A4E"/>
    <w:lvl w:ilvl="0" w:tplc="C3087F8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47EC"/>
    <w:multiLevelType w:val="hybridMultilevel"/>
    <w:tmpl w:val="D9CE41D6"/>
    <w:lvl w:ilvl="0" w:tplc="6AD038B6">
      <w:start w:val="1"/>
      <w:numFmt w:val="decimal"/>
      <w:lvlText w:val="3.%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4D810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2A436D"/>
    <w:multiLevelType w:val="multilevel"/>
    <w:tmpl w:val="E6A62BA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FE4ADF"/>
    <w:multiLevelType w:val="multilevel"/>
    <w:tmpl w:val="EE44506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50C6D1A"/>
    <w:multiLevelType w:val="multilevel"/>
    <w:tmpl w:val="B476A336"/>
    <w:lvl w:ilvl="0">
      <w:start w:val="1"/>
      <w:numFmt w:val="decimal"/>
      <w:lvlText w:val="3.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A721196"/>
    <w:multiLevelType w:val="hybridMultilevel"/>
    <w:tmpl w:val="4284148C"/>
    <w:lvl w:ilvl="0" w:tplc="BA028FE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EF692A"/>
    <w:multiLevelType w:val="multilevel"/>
    <w:tmpl w:val="ABC67AB4"/>
    <w:lvl w:ilvl="0">
      <w:start w:val="1"/>
      <w:numFmt w:val="decimal"/>
      <w:lvlText w:val="3.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566A62"/>
    <w:multiLevelType w:val="hybridMultilevel"/>
    <w:tmpl w:val="21984092"/>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682B7D22"/>
    <w:multiLevelType w:val="multilevel"/>
    <w:tmpl w:val="4232D902"/>
    <w:lvl w:ilvl="0">
      <w:start w:val="1"/>
      <w:numFmt w:val="decimal"/>
      <w:lvlText w:val="3.1.%1"/>
      <w:lvlJc w:val="left"/>
      <w:pPr>
        <w:ind w:left="425" w:hanging="425"/>
      </w:pPr>
      <w:rPr>
        <w:rFonts w:hint="eastAsia"/>
      </w:rPr>
    </w:lvl>
    <w:lvl w:ilvl="1">
      <w:start w:val="1"/>
      <w:numFmt w:val="decimal"/>
      <w:lvlText w:val="%1.%2"/>
      <w:lvlJc w:val="left"/>
      <w:pPr>
        <w:ind w:left="992" w:hanging="567"/>
      </w:pPr>
    </w:lvl>
    <w:lvl w:ilvl="2">
      <w:start w:val="1"/>
      <w:numFmt w:val="decimal"/>
      <w:lvlText w:val="3.1.%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740E1D"/>
    <w:multiLevelType w:val="hybridMultilevel"/>
    <w:tmpl w:val="2B7EEE26"/>
    <w:lvl w:ilvl="0" w:tplc="8A1CE9E0">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E86E47"/>
    <w:multiLevelType w:val="multilevel"/>
    <w:tmpl w:val="DE446532"/>
    <w:lvl w:ilvl="0">
      <w:start w:val="1"/>
      <w:numFmt w:val="decimal"/>
      <w:lvlText w:val="4.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3"/>
  </w:num>
  <w:num w:numId="3">
    <w:abstractNumId w:val="8"/>
  </w:num>
  <w:num w:numId="4">
    <w:abstractNumId w:val="6"/>
  </w:num>
  <w:num w:numId="5">
    <w:abstractNumId w:val="7"/>
  </w:num>
  <w:num w:numId="6">
    <w:abstractNumId w:val="11"/>
  </w:num>
  <w:num w:numId="7">
    <w:abstractNumId w:val="12"/>
  </w:num>
  <w:num w:numId="8">
    <w:abstractNumId w:val="1"/>
  </w:num>
  <w:num w:numId="9">
    <w:abstractNumId w:val="5"/>
  </w:num>
  <w:num w:numId="10">
    <w:abstractNumId w:val="9"/>
  </w:num>
  <w:num w:numId="11">
    <w:abstractNumId w:val="2"/>
  </w:num>
  <w:num w:numId="12">
    <w:abstractNumId w:val="14"/>
  </w:num>
  <w:num w:numId="13">
    <w:abstractNumId w:val="2"/>
  </w:num>
  <w:num w:numId="14">
    <w:abstractNumId w:val="2"/>
  </w:num>
  <w:num w:numId="15">
    <w:abstractNumId w:val="0"/>
  </w:num>
  <w:num w:numId="16">
    <w:abstractNumId w:val="15"/>
  </w:num>
  <w:num w:numId="17">
    <w:abstractNumId w:val="4"/>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王 家才">
    <w15:presenceInfo w15:providerId="Windows Live" w15:userId="863c4bbfb9f47078"/>
  </w15:person>
  <w15:person w15:author="weifeng">
    <w15:presenceInfo w15:providerId="None" w15:userId="weif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78A"/>
    <w:rsid w:val="00004A17"/>
    <w:rsid w:val="00004E39"/>
    <w:rsid w:val="0000516E"/>
    <w:rsid w:val="00006C42"/>
    <w:rsid w:val="000150F4"/>
    <w:rsid w:val="0002159C"/>
    <w:rsid w:val="00043026"/>
    <w:rsid w:val="00044E0D"/>
    <w:rsid w:val="0004690F"/>
    <w:rsid w:val="000509B1"/>
    <w:rsid w:val="000542AB"/>
    <w:rsid w:val="00091554"/>
    <w:rsid w:val="000A1342"/>
    <w:rsid w:val="000D36B1"/>
    <w:rsid w:val="000D568F"/>
    <w:rsid w:val="000F0FCA"/>
    <w:rsid w:val="000F4C55"/>
    <w:rsid w:val="000F5766"/>
    <w:rsid w:val="00107648"/>
    <w:rsid w:val="001215E2"/>
    <w:rsid w:val="00123AFC"/>
    <w:rsid w:val="0012790F"/>
    <w:rsid w:val="0013059C"/>
    <w:rsid w:val="0013257D"/>
    <w:rsid w:val="00133F39"/>
    <w:rsid w:val="00137262"/>
    <w:rsid w:val="00137D29"/>
    <w:rsid w:val="00145A62"/>
    <w:rsid w:val="0015369D"/>
    <w:rsid w:val="0015604E"/>
    <w:rsid w:val="00181087"/>
    <w:rsid w:val="00187D5C"/>
    <w:rsid w:val="0019080B"/>
    <w:rsid w:val="001A5CE7"/>
    <w:rsid w:val="001A739F"/>
    <w:rsid w:val="001A74F9"/>
    <w:rsid w:val="001C6452"/>
    <w:rsid w:val="001F121D"/>
    <w:rsid w:val="00206BBF"/>
    <w:rsid w:val="00213E78"/>
    <w:rsid w:val="00221839"/>
    <w:rsid w:val="00230872"/>
    <w:rsid w:val="00265771"/>
    <w:rsid w:val="002863AD"/>
    <w:rsid w:val="002B06FC"/>
    <w:rsid w:val="002D2F9F"/>
    <w:rsid w:val="002D3B23"/>
    <w:rsid w:val="002F1721"/>
    <w:rsid w:val="002F261A"/>
    <w:rsid w:val="002F5028"/>
    <w:rsid w:val="00323555"/>
    <w:rsid w:val="00330E1D"/>
    <w:rsid w:val="00337391"/>
    <w:rsid w:val="003406D6"/>
    <w:rsid w:val="003552BD"/>
    <w:rsid w:val="003628A2"/>
    <w:rsid w:val="00366530"/>
    <w:rsid w:val="003700E2"/>
    <w:rsid w:val="00373EE5"/>
    <w:rsid w:val="00381A6F"/>
    <w:rsid w:val="00387048"/>
    <w:rsid w:val="00391F8D"/>
    <w:rsid w:val="003944E3"/>
    <w:rsid w:val="00394A79"/>
    <w:rsid w:val="00394B68"/>
    <w:rsid w:val="003979B3"/>
    <w:rsid w:val="003A32D7"/>
    <w:rsid w:val="003A3A7E"/>
    <w:rsid w:val="003A74E3"/>
    <w:rsid w:val="003B7E67"/>
    <w:rsid w:val="003C3F58"/>
    <w:rsid w:val="003D1D95"/>
    <w:rsid w:val="003D1EC8"/>
    <w:rsid w:val="003D63D3"/>
    <w:rsid w:val="003D7BB7"/>
    <w:rsid w:val="003E0109"/>
    <w:rsid w:val="003E0169"/>
    <w:rsid w:val="003F1538"/>
    <w:rsid w:val="003F2188"/>
    <w:rsid w:val="00403F19"/>
    <w:rsid w:val="0041450A"/>
    <w:rsid w:val="00414D54"/>
    <w:rsid w:val="00446D75"/>
    <w:rsid w:val="00464675"/>
    <w:rsid w:val="0046505D"/>
    <w:rsid w:val="004665FA"/>
    <w:rsid w:val="00480291"/>
    <w:rsid w:val="00491B50"/>
    <w:rsid w:val="004930BF"/>
    <w:rsid w:val="004A099E"/>
    <w:rsid w:val="004A2330"/>
    <w:rsid w:val="004B5E52"/>
    <w:rsid w:val="004C6E24"/>
    <w:rsid w:val="004D7A24"/>
    <w:rsid w:val="004F022D"/>
    <w:rsid w:val="004F1A11"/>
    <w:rsid w:val="004F268E"/>
    <w:rsid w:val="004F6973"/>
    <w:rsid w:val="00511805"/>
    <w:rsid w:val="0051561E"/>
    <w:rsid w:val="005165D8"/>
    <w:rsid w:val="00531866"/>
    <w:rsid w:val="005528DD"/>
    <w:rsid w:val="005565BE"/>
    <w:rsid w:val="0057451B"/>
    <w:rsid w:val="00575309"/>
    <w:rsid w:val="0058592A"/>
    <w:rsid w:val="005B2C84"/>
    <w:rsid w:val="005C61A1"/>
    <w:rsid w:val="005C75CD"/>
    <w:rsid w:val="005C7F0F"/>
    <w:rsid w:val="005D28B8"/>
    <w:rsid w:val="005D59BE"/>
    <w:rsid w:val="005D6D7C"/>
    <w:rsid w:val="005D6E97"/>
    <w:rsid w:val="005E7DBF"/>
    <w:rsid w:val="00625476"/>
    <w:rsid w:val="00636938"/>
    <w:rsid w:val="00651469"/>
    <w:rsid w:val="0065550B"/>
    <w:rsid w:val="0066520B"/>
    <w:rsid w:val="0067117D"/>
    <w:rsid w:val="00685982"/>
    <w:rsid w:val="006932CC"/>
    <w:rsid w:val="006A618A"/>
    <w:rsid w:val="006B581A"/>
    <w:rsid w:val="006C1637"/>
    <w:rsid w:val="006C2C48"/>
    <w:rsid w:val="006C378A"/>
    <w:rsid w:val="006C53F3"/>
    <w:rsid w:val="006F373F"/>
    <w:rsid w:val="006F58EA"/>
    <w:rsid w:val="006F6C80"/>
    <w:rsid w:val="00704DCA"/>
    <w:rsid w:val="0072030D"/>
    <w:rsid w:val="00724C64"/>
    <w:rsid w:val="00725F09"/>
    <w:rsid w:val="00727E00"/>
    <w:rsid w:val="00733E18"/>
    <w:rsid w:val="00734A7D"/>
    <w:rsid w:val="00735EDB"/>
    <w:rsid w:val="007374C7"/>
    <w:rsid w:val="0074014D"/>
    <w:rsid w:val="007452A2"/>
    <w:rsid w:val="00746983"/>
    <w:rsid w:val="00746B30"/>
    <w:rsid w:val="007619C3"/>
    <w:rsid w:val="00772467"/>
    <w:rsid w:val="0079228F"/>
    <w:rsid w:val="007A4FAF"/>
    <w:rsid w:val="007B366D"/>
    <w:rsid w:val="007B37DF"/>
    <w:rsid w:val="007C69C7"/>
    <w:rsid w:val="007E193C"/>
    <w:rsid w:val="007E5DE5"/>
    <w:rsid w:val="007F1888"/>
    <w:rsid w:val="007F5FC1"/>
    <w:rsid w:val="00811F3D"/>
    <w:rsid w:val="00814F7D"/>
    <w:rsid w:val="00846E93"/>
    <w:rsid w:val="00850B5E"/>
    <w:rsid w:val="00851CBF"/>
    <w:rsid w:val="0085249A"/>
    <w:rsid w:val="00854FEE"/>
    <w:rsid w:val="00883512"/>
    <w:rsid w:val="00884788"/>
    <w:rsid w:val="00890BCC"/>
    <w:rsid w:val="00891024"/>
    <w:rsid w:val="00895ADE"/>
    <w:rsid w:val="008A024D"/>
    <w:rsid w:val="008A09E4"/>
    <w:rsid w:val="008A260C"/>
    <w:rsid w:val="008A4B88"/>
    <w:rsid w:val="008B25F6"/>
    <w:rsid w:val="008C1B54"/>
    <w:rsid w:val="008D319B"/>
    <w:rsid w:val="008D3331"/>
    <w:rsid w:val="00905E3F"/>
    <w:rsid w:val="00911A8A"/>
    <w:rsid w:val="00935F8D"/>
    <w:rsid w:val="00942AF1"/>
    <w:rsid w:val="00946C7F"/>
    <w:rsid w:val="00954043"/>
    <w:rsid w:val="00961576"/>
    <w:rsid w:val="00972E49"/>
    <w:rsid w:val="00993685"/>
    <w:rsid w:val="00995A4E"/>
    <w:rsid w:val="009A02C3"/>
    <w:rsid w:val="009A1A86"/>
    <w:rsid w:val="009B77E4"/>
    <w:rsid w:val="009C2AA8"/>
    <w:rsid w:val="009D4F32"/>
    <w:rsid w:val="009D5461"/>
    <w:rsid w:val="009E27A5"/>
    <w:rsid w:val="009E468A"/>
    <w:rsid w:val="009F366D"/>
    <w:rsid w:val="00A00844"/>
    <w:rsid w:val="00A01B9D"/>
    <w:rsid w:val="00A11B6A"/>
    <w:rsid w:val="00A346FF"/>
    <w:rsid w:val="00A43335"/>
    <w:rsid w:val="00A4602A"/>
    <w:rsid w:val="00A50B71"/>
    <w:rsid w:val="00A570FB"/>
    <w:rsid w:val="00A60854"/>
    <w:rsid w:val="00A6783B"/>
    <w:rsid w:val="00A71622"/>
    <w:rsid w:val="00A801F7"/>
    <w:rsid w:val="00A86ACE"/>
    <w:rsid w:val="00A948DF"/>
    <w:rsid w:val="00AA215E"/>
    <w:rsid w:val="00AC015E"/>
    <w:rsid w:val="00AC33D6"/>
    <w:rsid w:val="00AD56ED"/>
    <w:rsid w:val="00B010D7"/>
    <w:rsid w:val="00B07A11"/>
    <w:rsid w:val="00B12A36"/>
    <w:rsid w:val="00B30C18"/>
    <w:rsid w:val="00B3713D"/>
    <w:rsid w:val="00B45C60"/>
    <w:rsid w:val="00B46C31"/>
    <w:rsid w:val="00B47106"/>
    <w:rsid w:val="00B47422"/>
    <w:rsid w:val="00B53857"/>
    <w:rsid w:val="00B53CBD"/>
    <w:rsid w:val="00B5533C"/>
    <w:rsid w:val="00B60CBD"/>
    <w:rsid w:val="00B610DA"/>
    <w:rsid w:val="00B6154E"/>
    <w:rsid w:val="00B63F0E"/>
    <w:rsid w:val="00B65EBC"/>
    <w:rsid w:val="00B73B8F"/>
    <w:rsid w:val="00B84FF4"/>
    <w:rsid w:val="00B850D0"/>
    <w:rsid w:val="00B86064"/>
    <w:rsid w:val="00B90332"/>
    <w:rsid w:val="00BB4FFF"/>
    <w:rsid w:val="00BF1A80"/>
    <w:rsid w:val="00C027D6"/>
    <w:rsid w:val="00C04403"/>
    <w:rsid w:val="00C07D2F"/>
    <w:rsid w:val="00C27DD3"/>
    <w:rsid w:val="00C76487"/>
    <w:rsid w:val="00C84ACA"/>
    <w:rsid w:val="00C84D7E"/>
    <w:rsid w:val="00CB52ED"/>
    <w:rsid w:val="00CB7C8B"/>
    <w:rsid w:val="00CD5603"/>
    <w:rsid w:val="00CF55C6"/>
    <w:rsid w:val="00CF6FE3"/>
    <w:rsid w:val="00D00B3D"/>
    <w:rsid w:val="00D06C66"/>
    <w:rsid w:val="00D1610B"/>
    <w:rsid w:val="00D208EA"/>
    <w:rsid w:val="00D27191"/>
    <w:rsid w:val="00D475EF"/>
    <w:rsid w:val="00D500F7"/>
    <w:rsid w:val="00D52BAC"/>
    <w:rsid w:val="00D6165E"/>
    <w:rsid w:val="00D65D89"/>
    <w:rsid w:val="00D748DA"/>
    <w:rsid w:val="00D8143D"/>
    <w:rsid w:val="00D8605C"/>
    <w:rsid w:val="00DA4E39"/>
    <w:rsid w:val="00DB0744"/>
    <w:rsid w:val="00DC4556"/>
    <w:rsid w:val="00DD5104"/>
    <w:rsid w:val="00DF5BB6"/>
    <w:rsid w:val="00E4495B"/>
    <w:rsid w:val="00E540F8"/>
    <w:rsid w:val="00E76E14"/>
    <w:rsid w:val="00E811AA"/>
    <w:rsid w:val="00E97CDB"/>
    <w:rsid w:val="00EA160C"/>
    <w:rsid w:val="00EC7462"/>
    <w:rsid w:val="00EE3471"/>
    <w:rsid w:val="00EE5362"/>
    <w:rsid w:val="00EE691B"/>
    <w:rsid w:val="00EF6524"/>
    <w:rsid w:val="00F07E8A"/>
    <w:rsid w:val="00F13D18"/>
    <w:rsid w:val="00F13FE1"/>
    <w:rsid w:val="00F22ED3"/>
    <w:rsid w:val="00F32EEB"/>
    <w:rsid w:val="00F47994"/>
    <w:rsid w:val="00F51C1C"/>
    <w:rsid w:val="00F578FB"/>
    <w:rsid w:val="00F654CB"/>
    <w:rsid w:val="00F661E0"/>
    <w:rsid w:val="00F72A06"/>
    <w:rsid w:val="00F812CC"/>
    <w:rsid w:val="00F8189D"/>
    <w:rsid w:val="00F97177"/>
    <w:rsid w:val="00FA02EB"/>
    <w:rsid w:val="00FA0BEC"/>
    <w:rsid w:val="00FA62E4"/>
    <w:rsid w:val="00FC2DB5"/>
    <w:rsid w:val="00FD14A0"/>
    <w:rsid w:val="00FD7651"/>
    <w:rsid w:val="00FE4EA2"/>
    <w:rsid w:val="00FF2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FBE744B"/>
  <w15:chartTrackingRefBased/>
  <w15:docId w15:val="{1FDB8A26-12B5-4556-9881-EADF3BBF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78A"/>
    <w:pPr>
      <w:widowControl w:val="0"/>
      <w:adjustRightInd w:val="0"/>
      <w:snapToGrid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DF5BB6"/>
    <w:pPr>
      <w:keepNext/>
      <w:keepLines/>
      <w:spacing w:before="340" w:after="240" w:line="240"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5165D8"/>
    <w:pPr>
      <w:keepNext/>
      <w:keepLines/>
      <w:spacing w:before="72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550B"/>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5BB6"/>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610DA"/>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610DA"/>
  </w:style>
  <w:style w:type="character" w:styleId="a3">
    <w:name w:val="Hyperlink"/>
    <w:basedOn w:val="a0"/>
    <w:uiPriority w:val="99"/>
    <w:unhideWhenUsed/>
    <w:rsid w:val="00B610DA"/>
    <w:rPr>
      <w:color w:val="0563C1" w:themeColor="hyperlink"/>
      <w:u w:val="single"/>
    </w:rPr>
  </w:style>
  <w:style w:type="character" w:customStyle="1" w:styleId="20">
    <w:name w:val="标题 2 字符"/>
    <w:basedOn w:val="a0"/>
    <w:link w:val="2"/>
    <w:uiPriority w:val="9"/>
    <w:rsid w:val="005165D8"/>
    <w:rPr>
      <w:rFonts w:asciiTheme="majorHAnsi" w:eastAsiaTheme="majorEastAsia" w:hAnsiTheme="majorHAnsi" w:cstheme="majorBidi"/>
      <w:b/>
      <w:bCs/>
      <w:sz w:val="32"/>
      <w:szCs w:val="32"/>
    </w:rPr>
  </w:style>
  <w:style w:type="paragraph" w:styleId="a4">
    <w:name w:val="List Paragraph"/>
    <w:basedOn w:val="a"/>
    <w:uiPriority w:val="34"/>
    <w:qFormat/>
    <w:rsid w:val="004A2330"/>
    <w:pPr>
      <w:ind w:firstLine="420"/>
    </w:pPr>
  </w:style>
  <w:style w:type="character" w:customStyle="1" w:styleId="30">
    <w:name w:val="标题 3 字符"/>
    <w:basedOn w:val="a0"/>
    <w:link w:val="3"/>
    <w:uiPriority w:val="9"/>
    <w:rsid w:val="0065550B"/>
    <w:rPr>
      <w:rFonts w:ascii="Times New Roman" w:eastAsia="宋体" w:hAnsi="Times New Roman" w:cs="Times New Roman"/>
      <w:b/>
      <w:bCs/>
      <w:sz w:val="28"/>
      <w:szCs w:val="32"/>
    </w:rPr>
  </w:style>
  <w:style w:type="paragraph" w:styleId="a5">
    <w:name w:val="caption"/>
    <w:basedOn w:val="a"/>
    <w:next w:val="a"/>
    <w:uiPriority w:val="35"/>
    <w:unhideWhenUsed/>
    <w:qFormat/>
    <w:rsid w:val="00891024"/>
    <w:rPr>
      <w:rFonts w:asciiTheme="majorHAnsi" w:eastAsia="黑体" w:hAnsiTheme="majorHAnsi" w:cstheme="majorBidi"/>
      <w:sz w:val="20"/>
      <w:szCs w:val="20"/>
    </w:rPr>
  </w:style>
  <w:style w:type="paragraph" w:styleId="a6">
    <w:name w:val="endnote text"/>
    <w:basedOn w:val="a"/>
    <w:link w:val="a7"/>
    <w:uiPriority w:val="99"/>
    <w:semiHidden/>
    <w:unhideWhenUsed/>
    <w:rsid w:val="005C7F0F"/>
    <w:pPr>
      <w:jc w:val="left"/>
    </w:pPr>
  </w:style>
  <w:style w:type="character" w:customStyle="1" w:styleId="a7">
    <w:name w:val="尾注文本 字符"/>
    <w:basedOn w:val="a0"/>
    <w:link w:val="a6"/>
    <w:uiPriority w:val="99"/>
    <w:semiHidden/>
    <w:rsid w:val="005C7F0F"/>
    <w:rPr>
      <w:rFonts w:ascii="Times New Roman" w:eastAsia="宋体" w:hAnsi="Times New Roman" w:cs="Times New Roman"/>
      <w:sz w:val="24"/>
      <w:szCs w:val="24"/>
    </w:rPr>
  </w:style>
  <w:style w:type="character" w:styleId="a8">
    <w:name w:val="endnote reference"/>
    <w:basedOn w:val="a0"/>
    <w:uiPriority w:val="99"/>
    <w:semiHidden/>
    <w:unhideWhenUsed/>
    <w:rsid w:val="005C7F0F"/>
    <w:rPr>
      <w:vertAlign w:val="superscript"/>
    </w:rPr>
  </w:style>
  <w:style w:type="table" w:styleId="a9">
    <w:name w:val="Table Grid"/>
    <w:basedOn w:val="a1"/>
    <w:uiPriority w:val="39"/>
    <w:rsid w:val="00734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A71622"/>
    <w:rPr>
      <w:color w:val="808080"/>
    </w:rPr>
  </w:style>
  <w:style w:type="paragraph" w:styleId="TOC2">
    <w:name w:val="toc 2"/>
    <w:basedOn w:val="a"/>
    <w:next w:val="a"/>
    <w:autoRedefine/>
    <w:uiPriority w:val="39"/>
    <w:unhideWhenUsed/>
    <w:rsid w:val="00FC2DB5"/>
    <w:pPr>
      <w:tabs>
        <w:tab w:val="left" w:pos="1050"/>
        <w:tab w:val="right" w:leader="dot" w:pos="8296"/>
      </w:tabs>
      <w:ind w:leftChars="200" w:left="480" w:firstLine="480"/>
      <w:jc w:val="left"/>
    </w:pPr>
  </w:style>
  <w:style w:type="paragraph" w:styleId="TOC3">
    <w:name w:val="toc 3"/>
    <w:basedOn w:val="a"/>
    <w:next w:val="a"/>
    <w:autoRedefine/>
    <w:uiPriority w:val="39"/>
    <w:unhideWhenUsed/>
    <w:rsid w:val="00FC2DB5"/>
    <w:pPr>
      <w:tabs>
        <w:tab w:val="left" w:pos="1680"/>
        <w:tab w:val="right" w:leader="dot" w:pos="8296"/>
      </w:tabs>
      <w:ind w:leftChars="400" w:left="960" w:firstLine="480"/>
      <w:jc w:val="left"/>
    </w:pPr>
  </w:style>
  <w:style w:type="paragraph" w:styleId="ab">
    <w:name w:val="header"/>
    <w:basedOn w:val="a"/>
    <w:link w:val="ac"/>
    <w:uiPriority w:val="99"/>
    <w:unhideWhenUsed/>
    <w:rsid w:val="00F812CC"/>
    <w:pPr>
      <w:pBdr>
        <w:bottom w:val="single" w:sz="6" w:space="1" w:color="auto"/>
      </w:pBdr>
      <w:tabs>
        <w:tab w:val="center" w:pos="4153"/>
        <w:tab w:val="right" w:pos="8306"/>
      </w:tabs>
      <w:spacing w:line="240" w:lineRule="auto"/>
      <w:jc w:val="center"/>
    </w:pPr>
    <w:rPr>
      <w:sz w:val="18"/>
      <w:szCs w:val="18"/>
    </w:rPr>
  </w:style>
  <w:style w:type="character" w:customStyle="1" w:styleId="ac">
    <w:name w:val="页眉 字符"/>
    <w:basedOn w:val="a0"/>
    <w:link w:val="ab"/>
    <w:uiPriority w:val="99"/>
    <w:rsid w:val="00F812CC"/>
    <w:rPr>
      <w:rFonts w:ascii="Times New Roman" w:eastAsia="宋体" w:hAnsi="Times New Roman" w:cs="Times New Roman"/>
      <w:sz w:val="18"/>
      <w:szCs w:val="18"/>
    </w:rPr>
  </w:style>
  <w:style w:type="paragraph" w:styleId="ad">
    <w:name w:val="footer"/>
    <w:basedOn w:val="a"/>
    <w:link w:val="ae"/>
    <w:uiPriority w:val="99"/>
    <w:unhideWhenUsed/>
    <w:rsid w:val="00F812CC"/>
    <w:pPr>
      <w:tabs>
        <w:tab w:val="center" w:pos="4153"/>
        <w:tab w:val="right" w:pos="8306"/>
      </w:tabs>
      <w:spacing w:line="240" w:lineRule="auto"/>
      <w:jc w:val="left"/>
    </w:pPr>
    <w:rPr>
      <w:sz w:val="18"/>
      <w:szCs w:val="18"/>
    </w:rPr>
  </w:style>
  <w:style w:type="character" w:customStyle="1" w:styleId="ae">
    <w:name w:val="页脚 字符"/>
    <w:basedOn w:val="a0"/>
    <w:link w:val="ad"/>
    <w:uiPriority w:val="99"/>
    <w:rsid w:val="00F812CC"/>
    <w:rPr>
      <w:rFonts w:ascii="Times New Roman" w:eastAsia="宋体" w:hAnsi="Times New Roman" w:cs="Times New Roman"/>
      <w:sz w:val="18"/>
      <w:szCs w:val="18"/>
    </w:rPr>
  </w:style>
  <w:style w:type="character" w:styleId="af">
    <w:name w:val="annotation reference"/>
    <w:basedOn w:val="a0"/>
    <w:uiPriority w:val="99"/>
    <w:semiHidden/>
    <w:unhideWhenUsed/>
    <w:rsid w:val="003B7E67"/>
    <w:rPr>
      <w:sz w:val="21"/>
      <w:szCs w:val="21"/>
    </w:rPr>
  </w:style>
  <w:style w:type="paragraph" w:styleId="af0">
    <w:name w:val="annotation text"/>
    <w:basedOn w:val="a"/>
    <w:link w:val="af1"/>
    <w:uiPriority w:val="99"/>
    <w:semiHidden/>
    <w:unhideWhenUsed/>
    <w:rsid w:val="003B7E67"/>
    <w:pPr>
      <w:jc w:val="left"/>
    </w:pPr>
  </w:style>
  <w:style w:type="character" w:customStyle="1" w:styleId="af1">
    <w:name w:val="批注文字 字符"/>
    <w:basedOn w:val="a0"/>
    <w:link w:val="af0"/>
    <w:uiPriority w:val="99"/>
    <w:semiHidden/>
    <w:rsid w:val="003B7E67"/>
    <w:rPr>
      <w:rFonts w:ascii="Times New Roman" w:eastAsia="宋体" w:hAnsi="Times New Roman" w:cs="Times New Roman"/>
      <w:sz w:val="24"/>
      <w:szCs w:val="24"/>
    </w:rPr>
  </w:style>
  <w:style w:type="paragraph" w:styleId="af2">
    <w:name w:val="annotation subject"/>
    <w:basedOn w:val="af0"/>
    <w:next w:val="af0"/>
    <w:link w:val="af3"/>
    <w:uiPriority w:val="99"/>
    <w:semiHidden/>
    <w:unhideWhenUsed/>
    <w:rsid w:val="003B7E67"/>
    <w:rPr>
      <w:b/>
      <w:bCs/>
    </w:rPr>
  </w:style>
  <w:style w:type="character" w:customStyle="1" w:styleId="af3">
    <w:name w:val="批注主题 字符"/>
    <w:basedOn w:val="af1"/>
    <w:link w:val="af2"/>
    <w:uiPriority w:val="99"/>
    <w:semiHidden/>
    <w:rsid w:val="003B7E67"/>
    <w:rPr>
      <w:rFonts w:ascii="Times New Roman" w:eastAsia="宋体" w:hAnsi="Times New Roman" w:cs="Times New Roman"/>
      <w:b/>
      <w:bCs/>
      <w:sz w:val="24"/>
      <w:szCs w:val="24"/>
    </w:rPr>
  </w:style>
  <w:style w:type="paragraph" w:styleId="af4">
    <w:name w:val="Balloon Text"/>
    <w:basedOn w:val="a"/>
    <w:link w:val="af5"/>
    <w:uiPriority w:val="99"/>
    <w:semiHidden/>
    <w:unhideWhenUsed/>
    <w:rsid w:val="003B7E67"/>
    <w:pPr>
      <w:spacing w:line="240" w:lineRule="auto"/>
    </w:pPr>
    <w:rPr>
      <w:sz w:val="18"/>
      <w:szCs w:val="18"/>
    </w:rPr>
  </w:style>
  <w:style w:type="character" w:customStyle="1" w:styleId="af5">
    <w:name w:val="批注框文本 字符"/>
    <w:basedOn w:val="a0"/>
    <w:link w:val="af4"/>
    <w:uiPriority w:val="99"/>
    <w:semiHidden/>
    <w:rsid w:val="003B7E6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5355">
      <w:bodyDiv w:val="1"/>
      <w:marLeft w:val="0"/>
      <w:marRight w:val="0"/>
      <w:marTop w:val="0"/>
      <w:marBottom w:val="0"/>
      <w:divBdr>
        <w:top w:val="none" w:sz="0" w:space="0" w:color="auto"/>
        <w:left w:val="none" w:sz="0" w:space="0" w:color="auto"/>
        <w:bottom w:val="none" w:sz="0" w:space="0" w:color="auto"/>
        <w:right w:val="none" w:sz="0" w:space="0" w:color="auto"/>
      </w:divBdr>
      <w:divsChild>
        <w:div w:id="753940531">
          <w:marLeft w:val="0"/>
          <w:marRight w:val="0"/>
          <w:marTop w:val="0"/>
          <w:marBottom w:val="0"/>
          <w:divBdr>
            <w:top w:val="none" w:sz="0" w:space="0" w:color="auto"/>
            <w:left w:val="none" w:sz="0" w:space="0" w:color="auto"/>
            <w:bottom w:val="none" w:sz="0" w:space="0" w:color="auto"/>
            <w:right w:val="none" w:sz="0" w:space="0" w:color="auto"/>
          </w:divBdr>
          <w:divsChild>
            <w:div w:id="5424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892">
      <w:bodyDiv w:val="1"/>
      <w:marLeft w:val="0"/>
      <w:marRight w:val="0"/>
      <w:marTop w:val="0"/>
      <w:marBottom w:val="0"/>
      <w:divBdr>
        <w:top w:val="none" w:sz="0" w:space="0" w:color="auto"/>
        <w:left w:val="none" w:sz="0" w:space="0" w:color="auto"/>
        <w:bottom w:val="none" w:sz="0" w:space="0" w:color="auto"/>
        <w:right w:val="none" w:sz="0" w:space="0" w:color="auto"/>
      </w:divBdr>
    </w:div>
    <w:div w:id="49958882">
      <w:bodyDiv w:val="1"/>
      <w:marLeft w:val="0"/>
      <w:marRight w:val="0"/>
      <w:marTop w:val="0"/>
      <w:marBottom w:val="0"/>
      <w:divBdr>
        <w:top w:val="none" w:sz="0" w:space="0" w:color="auto"/>
        <w:left w:val="none" w:sz="0" w:space="0" w:color="auto"/>
        <w:bottom w:val="none" w:sz="0" w:space="0" w:color="auto"/>
        <w:right w:val="none" w:sz="0" w:space="0" w:color="auto"/>
      </w:divBdr>
      <w:divsChild>
        <w:div w:id="1350184042">
          <w:marLeft w:val="0"/>
          <w:marRight w:val="0"/>
          <w:marTop w:val="0"/>
          <w:marBottom w:val="0"/>
          <w:divBdr>
            <w:top w:val="none" w:sz="0" w:space="0" w:color="auto"/>
            <w:left w:val="none" w:sz="0" w:space="0" w:color="auto"/>
            <w:bottom w:val="none" w:sz="0" w:space="0" w:color="auto"/>
            <w:right w:val="none" w:sz="0" w:space="0" w:color="auto"/>
          </w:divBdr>
          <w:divsChild>
            <w:div w:id="162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7551">
      <w:bodyDiv w:val="1"/>
      <w:marLeft w:val="0"/>
      <w:marRight w:val="0"/>
      <w:marTop w:val="0"/>
      <w:marBottom w:val="0"/>
      <w:divBdr>
        <w:top w:val="none" w:sz="0" w:space="0" w:color="auto"/>
        <w:left w:val="none" w:sz="0" w:space="0" w:color="auto"/>
        <w:bottom w:val="none" w:sz="0" w:space="0" w:color="auto"/>
        <w:right w:val="none" w:sz="0" w:space="0" w:color="auto"/>
      </w:divBdr>
      <w:divsChild>
        <w:div w:id="1054885886">
          <w:marLeft w:val="0"/>
          <w:marRight w:val="0"/>
          <w:marTop w:val="0"/>
          <w:marBottom w:val="0"/>
          <w:divBdr>
            <w:top w:val="none" w:sz="0" w:space="0" w:color="auto"/>
            <w:left w:val="none" w:sz="0" w:space="0" w:color="auto"/>
            <w:bottom w:val="none" w:sz="0" w:space="0" w:color="auto"/>
            <w:right w:val="none" w:sz="0" w:space="0" w:color="auto"/>
          </w:divBdr>
          <w:divsChild>
            <w:div w:id="5382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3829">
      <w:bodyDiv w:val="1"/>
      <w:marLeft w:val="0"/>
      <w:marRight w:val="0"/>
      <w:marTop w:val="0"/>
      <w:marBottom w:val="0"/>
      <w:divBdr>
        <w:top w:val="none" w:sz="0" w:space="0" w:color="auto"/>
        <w:left w:val="none" w:sz="0" w:space="0" w:color="auto"/>
        <w:bottom w:val="none" w:sz="0" w:space="0" w:color="auto"/>
        <w:right w:val="none" w:sz="0" w:space="0" w:color="auto"/>
      </w:divBdr>
      <w:divsChild>
        <w:div w:id="1604458051">
          <w:marLeft w:val="0"/>
          <w:marRight w:val="0"/>
          <w:marTop w:val="0"/>
          <w:marBottom w:val="0"/>
          <w:divBdr>
            <w:top w:val="none" w:sz="0" w:space="0" w:color="auto"/>
            <w:left w:val="none" w:sz="0" w:space="0" w:color="auto"/>
            <w:bottom w:val="none" w:sz="0" w:space="0" w:color="auto"/>
            <w:right w:val="none" w:sz="0" w:space="0" w:color="auto"/>
          </w:divBdr>
          <w:divsChild>
            <w:div w:id="5127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846">
      <w:bodyDiv w:val="1"/>
      <w:marLeft w:val="0"/>
      <w:marRight w:val="0"/>
      <w:marTop w:val="0"/>
      <w:marBottom w:val="0"/>
      <w:divBdr>
        <w:top w:val="none" w:sz="0" w:space="0" w:color="auto"/>
        <w:left w:val="none" w:sz="0" w:space="0" w:color="auto"/>
        <w:bottom w:val="none" w:sz="0" w:space="0" w:color="auto"/>
        <w:right w:val="none" w:sz="0" w:space="0" w:color="auto"/>
      </w:divBdr>
    </w:div>
    <w:div w:id="93593216">
      <w:bodyDiv w:val="1"/>
      <w:marLeft w:val="0"/>
      <w:marRight w:val="0"/>
      <w:marTop w:val="0"/>
      <w:marBottom w:val="0"/>
      <w:divBdr>
        <w:top w:val="none" w:sz="0" w:space="0" w:color="auto"/>
        <w:left w:val="none" w:sz="0" w:space="0" w:color="auto"/>
        <w:bottom w:val="none" w:sz="0" w:space="0" w:color="auto"/>
        <w:right w:val="none" w:sz="0" w:space="0" w:color="auto"/>
      </w:divBdr>
      <w:divsChild>
        <w:div w:id="1525174615">
          <w:marLeft w:val="0"/>
          <w:marRight w:val="0"/>
          <w:marTop w:val="0"/>
          <w:marBottom w:val="0"/>
          <w:divBdr>
            <w:top w:val="none" w:sz="0" w:space="0" w:color="auto"/>
            <w:left w:val="none" w:sz="0" w:space="0" w:color="auto"/>
            <w:bottom w:val="none" w:sz="0" w:space="0" w:color="auto"/>
            <w:right w:val="none" w:sz="0" w:space="0" w:color="auto"/>
          </w:divBdr>
          <w:divsChild>
            <w:div w:id="8114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739">
      <w:bodyDiv w:val="1"/>
      <w:marLeft w:val="0"/>
      <w:marRight w:val="0"/>
      <w:marTop w:val="0"/>
      <w:marBottom w:val="0"/>
      <w:divBdr>
        <w:top w:val="none" w:sz="0" w:space="0" w:color="auto"/>
        <w:left w:val="none" w:sz="0" w:space="0" w:color="auto"/>
        <w:bottom w:val="none" w:sz="0" w:space="0" w:color="auto"/>
        <w:right w:val="none" w:sz="0" w:space="0" w:color="auto"/>
      </w:divBdr>
      <w:divsChild>
        <w:div w:id="1186745009">
          <w:marLeft w:val="0"/>
          <w:marRight w:val="0"/>
          <w:marTop w:val="0"/>
          <w:marBottom w:val="0"/>
          <w:divBdr>
            <w:top w:val="none" w:sz="0" w:space="0" w:color="auto"/>
            <w:left w:val="none" w:sz="0" w:space="0" w:color="auto"/>
            <w:bottom w:val="none" w:sz="0" w:space="0" w:color="auto"/>
            <w:right w:val="none" w:sz="0" w:space="0" w:color="auto"/>
          </w:divBdr>
          <w:divsChild>
            <w:div w:id="1119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552">
      <w:bodyDiv w:val="1"/>
      <w:marLeft w:val="0"/>
      <w:marRight w:val="0"/>
      <w:marTop w:val="0"/>
      <w:marBottom w:val="0"/>
      <w:divBdr>
        <w:top w:val="none" w:sz="0" w:space="0" w:color="auto"/>
        <w:left w:val="none" w:sz="0" w:space="0" w:color="auto"/>
        <w:bottom w:val="none" w:sz="0" w:space="0" w:color="auto"/>
        <w:right w:val="none" w:sz="0" w:space="0" w:color="auto"/>
      </w:divBdr>
      <w:divsChild>
        <w:div w:id="430275002">
          <w:marLeft w:val="0"/>
          <w:marRight w:val="0"/>
          <w:marTop w:val="0"/>
          <w:marBottom w:val="0"/>
          <w:divBdr>
            <w:top w:val="none" w:sz="0" w:space="0" w:color="auto"/>
            <w:left w:val="none" w:sz="0" w:space="0" w:color="auto"/>
            <w:bottom w:val="none" w:sz="0" w:space="0" w:color="auto"/>
            <w:right w:val="none" w:sz="0" w:space="0" w:color="auto"/>
          </w:divBdr>
          <w:divsChild>
            <w:div w:id="1700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897">
      <w:bodyDiv w:val="1"/>
      <w:marLeft w:val="0"/>
      <w:marRight w:val="0"/>
      <w:marTop w:val="0"/>
      <w:marBottom w:val="0"/>
      <w:divBdr>
        <w:top w:val="none" w:sz="0" w:space="0" w:color="auto"/>
        <w:left w:val="none" w:sz="0" w:space="0" w:color="auto"/>
        <w:bottom w:val="none" w:sz="0" w:space="0" w:color="auto"/>
        <w:right w:val="none" w:sz="0" w:space="0" w:color="auto"/>
      </w:divBdr>
      <w:divsChild>
        <w:div w:id="1932271975">
          <w:marLeft w:val="0"/>
          <w:marRight w:val="0"/>
          <w:marTop w:val="0"/>
          <w:marBottom w:val="0"/>
          <w:divBdr>
            <w:top w:val="none" w:sz="0" w:space="0" w:color="auto"/>
            <w:left w:val="none" w:sz="0" w:space="0" w:color="auto"/>
            <w:bottom w:val="none" w:sz="0" w:space="0" w:color="auto"/>
            <w:right w:val="none" w:sz="0" w:space="0" w:color="auto"/>
          </w:divBdr>
          <w:divsChild>
            <w:div w:id="19962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06">
      <w:bodyDiv w:val="1"/>
      <w:marLeft w:val="0"/>
      <w:marRight w:val="0"/>
      <w:marTop w:val="0"/>
      <w:marBottom w:val="0"/>
      <w:divBdr>
        <w:top w:val="none" w:sz="0" w:space="0" w:color="auto"/>
        <w:left w:val="none" w:sz="0" w:space="0" w:color="auto"/>
        <w:bottom w:val="none" w:sz="0" w:space="0" w:color="auto"/>
        <w:right w:val="none" w:sz="0" w:space="0" w:color="auto"/>
      </w:divBdr>
    </w:div>
    <w:div w:id="144931586">
      <w:bodyDiv w:val="1"/>
      <w:marLeft w:val="0"/>
      <w:marRight w:val="0"/>
      <w:marTop w:val="0"/>
      <w:marBottom w:val="0"/>
      <w:divBdr>
        <w:top w:val="none" w:sz="0" w:space="0" w:color="auto"/>
        <w:left w:val="none" w:sz="0" w:space="0" w:color="auto"/>
        <w:bottom w:val="none" w:sz="0" w:space="0" w:color="auto"/>
        <w:right w:val="none" w:sz="0" w:space="0" w:color="auto"/>
      </w:divBdr>
      <w:divsChild>
        <w:div w:id="278219521">
          <w:marLeft w:val="0"/>
          <w:marRight w:val="0"/>
          <w:marTop w:val="0"/>
          <w:marBottom w:val="0"/>
          <w:divBdr>
            <w:top w:val="none" w:sz="0" w:space="0" w:color="auto"/>
            <w:left w:val="none" w:sz="0" w:space="0" w:color="auto"/>
            <w:bottom w:val="none" w:sz="0" w:space="0" w:color="auto"/>
            <w:right w:val="none" w:sz="0" w:space="0" w:color="auto"/>
          </w:divBdr>
          <w:divsChild>
            <w:div w:id="193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005">
      <w:bodyDiv w:val="1"/>
      <w:marLeft w:val="0"/>
      <w:marRight w:val="0"/>
      <w:marTop w:val="0"/>
      <w:marBottom w:val="0"/>
      <w:divBdr>
        <w:top w:val="none" w:sz="0" w:space="0" w:color="auto"/>
        <w:left w:val="none" w:sz="0" w:space="0" w:color="auto"/>
        <w:bottom w:val="none" w:sz="0" w:space="0" w:color="auto"/>
        <w:right w:val="none" w:sz="0" w:space="0" w:color="auto"/>
      </w:divBdr>
      <w:divsChild>
        <w:div w:id="1255478387">
          <w:marLeft w:val="0"/>
          <w:marRight w:val="0"/>
          <w:marTop w:val="0"/>
          <w:marBottom w:val="0"/>
          <w:divBdr>
            <w:top w:val="none" w:sz="0" w:space="0" w:color="auto"/>
            <w:left w:val="none" w:sz="0" w:space="0" w:color="auto"/>
            <w:bottom w:val="none" w:sz="0" w:space="0" w:color="auto"/>
            <w:right w:val="none" w:sz="0" w:space="0" w:color="auto"/>
          </w:divBdr>
          <w:divsChild>
            <w:div w:id="17616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711">
      <w:bodyDiv w:val="1"/>
      <w:marLeft w:val="0"/>
      <w:marRight w:val="0"/>
      <w:marTop w:val="0"/>
      <w:marBottom w:val="0"/>
      <w:divBdr>
        <w:top w:val="none" w:sz="0" w:space="0" w:color="auto"/>
        <w:left w:val="none" w:sz="0" w:space="0" w:color="auto"/>
        <w:bottom w:val="none" w:sz="0" w:space="0" w:color="auto"/>
        <w:right w:val="none" w:sz="0" w:space="0" w:color="auto"/>
      </w:divBdr>
      <w:divsChild>
        <w:div w:id="1071317059">
          <w:marLeft w:val="0"/>
          <w:marRight w:val="0"/>
          <w:marTop w:val="0"/>
          <w:marBottom w:val="0"/>
          <w:divBdr>
            <w:top w:val="none" w:sz="0" w:space="0" w:color="auto"/>
            <w:left w:val="none" w:sz="0" w:space="0" w:color="auto"/>
            <w:bottom w:val="none" w:sz="0" w:space="0" w:color="auto"/>
            <w:right w:val="none" w:sz="0" w:space="0" w:color="auto"/>
          </w:divBdr>
          <w:divsChild>
            <w:div w:id="16330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093">
      <w:bodyDiv w:val="1"/>
      <w:marLeft w:val="0"/>
      <w:marRight w:val="0"/>
      <w:marTop w:val="0"/>
      <w:marBottom w:val="0"/>
      <w:divBdr>
        <w:top w:val="none" w:sz="0" w:space="0" w:color="auto"/>
        <w:left w:val="none" w:sz="0" w:space="0" w:color="auto"/>
        <w:bottom w:val="none" w:sz="0" w:space="0" w:color="auto"/>
        <w:right w:val="none" w:sz="0" w:space="0" w:color="auto"/>
      </w:divBdr>
      <w:divsChild>
        <w:div w:id="1556770214">
          <w:marLeft w:val="0"/>
          <w:marRight w:val="0"/>
          <w:marTop w:val="0"/>
          <w:marBottom w:val="0"/>
          <w:divBdr>
            <w:top w:val="none" w:sz="0" w:space="0" w:color="auto"/>
            <w:left w:val="none" w:sz="0" w:space="0" w:color="auto"/>
            <w:bottom w:val="none" w:sz="0" w:space="0" w:color="auto"/>
            <w:right w:val="none" w:sz="0" w:space="0" w:color="auto"/>
          </w:divBdr>
          <w:divsChild>
            <w:div w:id="8192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9512">
      <w:bodyDiv w:val="1"/>
      <w:marLeft w:val="0"/>
      <w:marRight w:val="0"/>
      <w:marTop w:val="0"/>
      <w:marBottom w:val="0"/>
      <w:divBdr>
        <w:top w:val="none" w:sz="0" w:space="0" w:color="auto"/>
        <w:left w:val="none" w:sz="0" w:space="0" w:color="auto"/>
        <w:bottom w:val="none" w:sz="0" w:space="0" w:color="auto"/>
        <w:right w:val="none" w:sz="0" w:space="0" w:color="auto"/>
      </w:divBdr>
      <w:divsChild>
        <w:div w:id="1074469346">
          <w:marLeft w:val="0"/>
          <w:marRight w:val="0"/>
          <w:marTop w:val="0"/>
          <w:marBottom w:val="0"/>
          <w:divBdr>
            <w:top w:val="none" w:sz="0" w:space="0" w:color="auto"/>
            <w:left w:val="none" w:sz="0" w:space="0" w:color="auto"/>
            <w:bottom w:val="none" w:sz="0" w:space="0" w:color="auto"/>
            <w:right w:val="none" w:sz="0" w:space="0" w:color="auto"/>
          </w:divBdr>
          <w:divsChild>
            <w:div w:id="9845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133700">
          <w:marLeft w:val="0"/>
          <w:marRight w:val="0"/>
          <w:marTop w:val="0"/>
          <w:marBottom w:val="0"/>
          <w:divBdr>
            <w:top w:val="none" w:sz="0" w:space="0" w:color="auto"/>
            <w:left w:val="none" w:sz="0" w:space="0" w:color="auto"/>
            <w:bottom w:val="none" w:sz="0" w:space="0" w:color="auto"/>
            <w:right w:val="none" w:sz="0" w:space="0" w:color="auto"/>
          </w:divBdr>
          <w:divsChild>
            <w:div w:id="21067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380">
      <w:bodyDiv w:val="1"/>
      <w:marLeft w:val="0"/>
      <w:marRight w:val="0"/>
      <w:marTop w:val="0"/>
      <w:marBottom w:val="0"/>
      <w:divBdr>
        <w:top w:val="none" w:sz="0" w:space="0" w:color="auto"/>
        <w:left w:val="none" w:sz="0" w:space="0" w:color="auto"/>
        <w:bottom w:val="none" w:sz="0" w:space="0" w:color="auto"/>
        <w:right w:val="none" w:sz="0" w:space="0" w:color="auto"/>
      </w:divBdr>
      <w:divsChild>
        <w:div w:id="902788101">
          <w:marLeft w:val="0"/>
          <w:marRight w:val="0"/>
          <w:marTop w:val="0"/>
          <w:marBottom w:val="0"/>
          <w:divBdr>
            <w:top w:val="none" w:sz="0" w:space="0" w:color="auto"/>
            <w:left w:val="none" w:sz="0" w:space="0" w:color="auto"/>
            <w:bottom w:val="none" w:sz="0" w:space="0" w:color="auto"/>
            <w:right w:val="none" w:sz="0" w:space="0" w:color="auto"/>
          </w:divBdr>
          <w:divsChild>
            <w:div w:id="8915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140">
      <w:bodyDiv w:val="1"/>
      <w:marLeft w:val="0"/>
      <w:marRight w:val="0"/>
      <w:marTop w:val="0"/>
      <w:marBottom w:val="0"/>
      <w:divBdr>
        <w:top w:val="none" w:sz="0" w:space="0" w:color="auto"/>
        <w:left w:val="none" w:sz="0" w:space="0" w:color="auto"/>
        <w:bottom w:val="none" w:sz="0" w:space="0" w:color="auto"/>
        <w:right w:val="none" w:sz="0" w:space="0" w:color="auto"/>
      </w:divBdr>
      <w:divsChild>
        <w:div w:id="1123311423">
          <w:marLeft w:val="0"/>
          <w:marRight w:val="0"/>
          <w:marTop w:val="0"/>
          <w:marBottom w:val="0"/>
          <w:divBdr>
            <w:top w:val="none" w:sz="0" w:space="0" w:color="auto"/>
            <w:left w:val="none" w:sz="0" w:space="0" w:color="auto"/>
            <w:bottom w:val="none" w:sz="0" w:space="0" w:color="auto"/>
            <w:right w:val="none" w:sz="0" w:space="0" w:color="auto"/>
          </w:divBdr>
          <w:divsChild>
            <w:div w:id="7456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251">
      <w:bodyDiv w:val="1"/>
      <w:marLeft w:val="0"/>
      <w:marRight w:val="0"/>
      <w:marTop w:val="0"/>
      <w:marBottom w:val="0"/>
      <w:divBdr>
        <w:top w:val="none" w:sz="0" w:space="0" w:color="auto"/>
        <w:left w:val="none" w:sz="0" w:space="0" w:color="auto"/>
        <w:bottom w:val="none" w:sz="0" w:space="0" w:color="auto"/>
        <w:right w:val="none" w:sz="0" w:space="0" w:color="auto"/>
      </w:divBdr>
      <w:divsChild>
        <w:div w:id="772021597">
          <w:marLeft w:val="0"/>
          <w:marRight w:val="0"/>
          <w:marTop w:val="0"/>
          <w:marBottom w:val="0"/>
          <w:divBdr>
            <w:top w:val="none" w:sz="0" w:space="0" w:color="auto"/>
            <w:left w:val="none" w:sz="0" w:space="0" w:color="auto"/>
            <w:bottom w:val="none" w:sz="0" w:space="0" w:color="auto"/>
            <w:right w:val="none" w:sz="0" w:space="0" w:color="auto"/>
          </w:divBdr>
          <w:divsChild>
            <w:div w:id="6843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564">
      <w:bodyDiv w:val="1"/>
      <w:marLeft w:val="0"/>
      <w:marRight w:val="0"/>
      <w:marTop w:val="0"/>
      <w:marBottom w:val="0"/>
      <w:divBdr>
        <w:top w:val="none" w:sz="0" w:space="0" w:color="auto"/>
        <w:left w:val="none" w:sz="0" w:space="0" w:color="auto"/>
        <w:bottom w:val="none" w:sz="0" w:space="0" w:color="auto"/>
        <w:right w:val="none" w:sz="0" w:space="0" w:color="auto"/>
      </w:divBdr>
      <w:divsChild>
        <w:div w:id="1563634328">
          <w:marLeft w:val="0"/>
          <w:marRight w:val="0"/>
          <w:marTop w:val="0"/>
          <w:marBottom w:val="0"/>
          <w:divBdr>
            <w:top w:val="none" w:sz="0" w:space="0" w:color="auto"/>
            <w:left w:val="none" w:sz="0" w:space="0" w:color="auto"/>
            <w:bottom w:val="none" w:sz="0" w:space="0" w:color="auto"/>
            <w:right w:val="none" w:sz="0" w:space="0" w:color="auto"/>
          </w:divBdr>
          <w:divsChild>
            <w:div w:id="2020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353">
      <w:bodyDiv w:val="1"/>
      <w:marLeft w:val="0"/>
      <w:marRight w:val="0"/>
      <w:marTop w:val="0"/>
      <w:marBottom w:val="0"/>
      <w:divBdr>
        <w:top w:val="none" w:sz="0" w:space="0" w:color="auto"/>
        <w:left w:val="none" w:sz="0" w:space="0" w:color="auto"/>
        <w:bottom w:val="none" w:sz="0" w:space="0" w:color="auto"/>
        <w:right w:val="none" w:sz="0" w:space="0" w:color="auto"/>
      </w:divBdr>
    </w:div>
    <w:div w:id="518202222">
      <w:bodyDiv w:val="1"/>
      <w:marLeft w:val="0"/>
      <w:marRight w:val="0"/>
      <w:marTop w:val="0"/>
      <w:marBottom w:val="0"/>
      <w:divBdr>
        <w:top w:val="none" w:sz="0" w:space="0" w:color="auto"/>
        <w:left w:val="none" w:sz="0" w:space="0" w:color="auto"/>
        <w:bottom w:val="none" w:sz="0" w:space="0" w:color="auto"/>
        <w:right w:val="none" w:sz="0" w:space="0" w:color="auto"/>
      </w:divBdr>
      <w:divsChild>
        <w:div w:id="1210533093">
          <w:marLeft w:val="0"/>
          <w:marRight w:val="0"/>
          <w:marTop w:val="0"/>
          <w:marBottom w:val="0"/>
          <w:divBdr>
            <w:top w:val="none" w:sz="0" w:space="0" w:color="auto"/>
            <w:left w:val="none" w:sz="0" w:space="0" w:color="auto"/>
            <w:bottom w:val="none" w:sz="0" w:space="0" w:color="auto"/>
            <w:right w:val="none" w:sz="0" w:space="0" w:color="auto"/>
          </w:divBdr>
          <w:divsChild>
            <w:div w:id="1220167359">
              <w:marLeft w:val="0"/>
              <w:marRight w:val="0"/>
              <w:marTop w:val="0"/>
              <w:marBottom w:val="0"/>
              <w:divBdr>
                <w:top w:val="none" w:sz="0" w:space="0" w:color="auto"/>
                <w:left w:val="none" w:sz="0" w:space="0" w:color="auto"/>
                <w:bottom w:val="none" w:sz="0" w:space="0" w:color="auto"/>
                <w:right w:val="none" w:sz="0" w:space="0" w:color="auto"/>
              </w:divBdr>
            </w:div>
            <w:div w:id="574165194">
              <w:marLeft w:val="0"/>
              <w:marRight w:val="0"/>
              <w:marTop w:val="0"/>
              <w:marBottom w:val="0"/>
              <w:divBdr>
                <w:top w:val="none" w:sz="0" w:space="0" w:color="auto"/>
                <w:left w:val="none" w:sz="0" w:space="0" w:color="auto"/>
                <w:bottom w:val="none" w:sz="0" w:space="0" w:color="auto"/>
                <w:right w:val="none" w:sz="0" w:space="0" w:color="auto"/>
              </w:divBdr>
            </w:div>
            <w:div w:id="8319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805">
      <w:bodyDiv w:val="1"/>
      <w:marLeft w:val="0"/>
      <w:marRight w:val="0"/>
      <w:marTop w:val="0"/>
      <w:marBottom w:val="0"/>
      <w:divBdr>
        <w:top w:val="none" w:sz="0" w:space="0" w:color="auto"/>
        <w:left w:val="none" w:sz="0" w:space="0" w:color="auto"/>
        <w:bottom w:val="none" w:sz="0" w:space="0" w:color="auto"/>
        <w:right w:val="none" w:sz="0" w:space="0" w:color="auto"/>
      </w:divBdr>
      <w:divsChild>
        <w:div w:id="1475952008">
          <w:marLeft w:val="0"/>
          <w:marRight w:val="0"/>
          <w:marTop w:val="0"/>
          <w:marBottom w:val="0"/>
          <w:divBdr>
            <w:top w:val="none" w:sz="0" w:space="0" w:color="auto"/>
            <w:left w:val="none" w:sz="0" w:space="0" w:color="auto"/>
            <w:bottom w:val="none" w:sz="0" w:space="0" w:color="auto"/>
            <w:right w:val="none" w:sz="0" w:space="0" w:color="auto"/>
          </w:divBdr>
          <w:divsChild>
            <w:div w:id="367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013">
      <w:bodyDiv w:val="1"/>
      <w:marLeft w:val="0"/>
      <w:marRight w:val="0"/>
      <w:marTop w:val="0"/>
      <w:marBottom w:val="0"/>
      <w:divBdr>
        <w:top w:val="none" w:sz="0" w:space="0" w:color="auto"/>
        <w:left w:val="none" w:sz="0" w:space="0" w:color="auto"/>
        <w:bottom w:val="none" w:sz="0" w:space="0" w:color="auto"/>
        <w:right w:val="none" w:sz="0" w:space="0" w:color="auto"/>
      </w:divBdr>
      <w:divsChild>
        <w:div w:id="603003853">
          <w:marLeft w:val="0"/>
          <w:marRight w:val="0"/>
          <w:marTop w:val="0"/>
          <w:marBottom w:val="0"/>
          <w:divBdr>
            <w:top w:val="none" w:sz="0" w:space="0" w:color="auto"/>
            <w:left w:val="none" w:sz="0" w:space="0" w:color="auto"/>
            <w:bottom w:val="none" w:sz="0" w:space="0" w:color="auto"/>
            <w:right w:val="none" w:sz="0" w:space="0" w:color="auto"/>
          </w:divBdr>
          <w:divsChild>
            <w:div w:id="2034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53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01">
          <w:marLeft w:val="0"/>
          <w:marRight w:val="0"/>
          <w:marTop w:val="0"/>
          <w:marBottom w:val="0"/>
          <w:divBdr>
            <w:top w:val="none" w:sz="0" w:space="0" w:color="auto"/>
            <w:left w:val="none" w:sz="0" w:space="0" w:color="auto"/>
            <w:bottom w:val="none" w:sz="0" w:space="0" w:color="auto"/>
            <w:right w:val="none" w:sz="0" w:space="0" w:color="auto"/>
          </w:divBdr>
          <w:divsChild>
            <w:div w:id="1814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7766">
      <w:bodyDiv w:val="1"/>
      <w:marLeft w:val="0"/>
      <w:marRight w:val="0"/>
      <w:marTop w:val="0"/>
      <w:marBottom w:val="0"/>
      <w:divBdr>
        <w:top w:val="none" w:sz="0" w:space="0" w:color="auto"/>
        <w:left w:val="none" w:sz="0" w:space="0" w:color="auto"/>
        <w:bottom w:val="none" w:sz="0" w:space="0" w:color="auto"/>
        <w:right w:val="none" w:sz="0" w:space="0" w:color="auto"/>
      </w:divBdr>
      <w:divsChild>
        <w:div w:id="131750462">
          <w:marLeft w:val="0"/>
          <w:marRight w:val="0"/>
          <w:marTop w:val="0"/>
          <w:marBottom w:val="0"/>
          <w:divBdr>
            <w:top w:val="none" w:sz="0" w:space="0" w:color="auto"/>
            <w:left w:val="none" w:sz="0" w:space="0" w:color="auto"/>
            <w:bottom w:val="none" w:sz="0" w:space="0" w:color="auto"/>
            <w:right w:val="none" w:sz="0" w:space="0" w:color="auto"/>
          </w:divBdr>
          <w:divsChild>
            <w:div w:id="14526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442">
      <w:bodyDiv w:val="1"/>
      <w:marLeft w:val="0"/>
      <w:marRight w:val="0"/>
      <w:marTop w:val="0"/>
      <w:marBottom w:val="0"/>
      <w:divBdr>
        <w:top w:val="none" w:sz="0" w:space="0" w:color="auto"/>
        <w:left w:val="none" w:sz="0" w:space="0" w:color="auto"/>
        <w:bottom w:val="none" w:sz="0" w:space="0" w:color="auto"/>
        <w:right w:val="none" w:sz="0" w:space="0" w:color="auto"/>
      </w:divBdr>
      <w:divsChild>
        <w:div w:id="1957910215">
          <w:marLeft w:val="0"/>
          <w:marRight w:val="0"/>
          <w:marTop w:val="0"/>
          <w:marBottom w:val="0"/>
          <w:divBdr>
            <w:top w:val="none" w:sz="0" w:space="0" w:color="auto"/>
            <w:left w:val="none" w:sz="0" w:space="0" w:color="auto"/>
            <w:bottom w:val="none" w:sz="0" w:space="0" w:color="auto"/>
            <w:right w:val="none" w:sz="0" w:space="0" w:color="auto"/>
          </w:divBdr>
          <w:divsChild>
            <w:div w:id="2299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3275">
      <w:bodyDiv w:val="1"/>
      <w:marLeft w:val="0"/>
      <w:marRight w:val="0"/>
      <w:marTop w:val="0"/>
      <w:marBottom w:val="0"/>
      <w:divBdr>
        <w:top w:val="none" w:sz="0" w:space="0" w:color="auto"/>
        <w:left w:val="none" w:sz="0" w:space="0" w:color="auto"/>
        <w:bottom w:val="none" w:sz="0" w:space="0" w:color="auto"/>
        <w:right w:val="none" w:sz="0" w:space="0" w:color="auto"/>
      </w:divBdr>
      <w:divsChild>
        <w:div w:id="524945893">
          <w:marLeft w:val="0"/>
          <w:marRight w:val="0"/>
          <w:marTop w:val="0"/>
          <w:marBottom w:val="0"/>
          <w:divBdr>
            <w:top w:val="none" w:sz="0" w:space="0" w:color="auto"/>
            <w:left w:val="none" w:sz="0" w:space="0" w:color="auto"/>
            <w:bottom w:val="none" w:sz="0" w:space="0" w:color="auto"/>
            <w:right w:val="none" w:sz="0" w:space="0" w:color="auto"/>
          </w:divBdr>
          <w:divsChild>
            <w:div w:id="1257178347">
              <w:marLeft w:val="0"/>
              <w:marRight w:val="0"/>
              <w:marTop w:val="0"/>
              <w:marBottom w:val="0"/>
              <w:divBdr>
                <w:top w:val="none" w:sz="0" w:space="0" w:color="auto"/>
                <w:left w:val="none" w:sz="0" w:space="0" w:color="auto"/>
                <w:bottom w:val="none" w:sz="0" w:space="0" w:color="auto"/>
                <w:right w:val="none" w:sz="0" w:space="0" w:color="auto"/>
              </w:divBdr>
            </w:div>
            <w:div w:id="924339597">
              <w:marLeft w:val="0"/>
              <w:marRight w:val="0"/>
              <w:marTop w:val="0"/>
              <w:marBottom w:val="0"/>
              <w:divBdr>
                <w:top w:val="none" w:sz="0" w:space="0" w:color="auto"/>
                <w:left w:val="none" w:sz="0" w:space="0" w:color="auto"/>
                <w:bottom w:val="none" w:sz="0" w:space="0" w:color="auto"/>
                <w:right w:val="none" w:sz="0" w:space="0" w:color="auto"/>
              </w:divBdr>
            </w:div>
            <w:div w:id="995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0257">
      <w:bodyDiv w:val="1"/>
      <w:marLeft w:val="0"/>
      <w:marRight w:val="0"/>
      <w:marTop w:val="0"/>
      <w:marBottom w:val="0"/>
      <w:divBdr>
        <w:top w:val="none" w:sz="0" w:space="0" w:color="auto"/>
        <w:left w:val="none" w:sz="0" w:space="0" w:color="auto"/>
        <w:bottom w:val="none" w:sz="0" w:space="0" w:color="auto"/>
        <w:right w:val="none" w:sz="0" w:space="0" w:color="auto"/>
      </w:divBdr>
      <w:divsChild>
        <w:div w:id="1992324145">
          <w:marLeft w:val="0"/>
          <w:marRight w:val="0"/>
          <w:marTop w:val="0"/>
          <w:marBottom w:val="0"/>
          <w:divBdr>
            <w:top w:val="none" w:sz="0" w:space="0" w:color="auto"/>
            <w:left w:val="none" w:sz="0" w:space="0" w:color="auto"/>
            <w:bottom w:val="none" w:sz="0" w:space="0" w:color="auto"/>
            <w:right w:val="none" w:sz="0" w:space="0" w:color="auto"/>
          </w:divBdr>
          <w:divsChild>
            <w:div w:id="1751535549">
              <w:marLeft w:val="0"/>
              <w:marRight w:val="0"/>
              <w:marTop w:val="0"/>
              <w:marBottom w:val="0"/>
              <w:divBdr>
                <w:top w:val="none" w:sz="0" w:space="0" w:color="auto"/>
                <w:left w:val="none" w:sz="0" w:space="0" w:color="auto"/>
                <w:bottom w:val="none" w:sz="0" w:space="0" w:color="auto"/>
                <w:right w:val="none" w:sz="0" w:space="0" w:color="auto"/>
              </w:divBdr>
            </w:div>
            <w:div w:id="9201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9671">
      <w:bodyDiv w:val="1"/>
      <w:marLeft w:val="0"/>
      <w:marRight w:val="0"/>
      <w:marTop w:val="0"/>
      <w:marBottom w:val="0"/>
      <w:divBdr>
        <w:top w:val="none" w:sz="0" w:space="0" w:color="auto"/>
        <w:left w:val="none" w:sz="0" w:space="0" w:color="auto"/>
        <w:bottom w:val="none" w:sz="0" w:space="0" w:color="auto"/>
        <w:right w:val="none" w:sz="0" w:space="0" w:color="auto"/>
      </w:divBdr>
    </w:div>
    <w:div w:id="623190749">
      <w:bodyDiv w:val="1"/>
      <w:marLeft w:val="0"/>
      <w:marRight w:val="0"/>
      <w:marTop w:val="0"/>
      <w:marBottom w:val="0"/>
      <w:divBdr>
        <w:top w:val="none" w:sz="0" w:space="0" w:color="auto"/>
        <w:left w:val="none" w:sz="0" w:space="0" w:color="auto"/>
        <w:bottom w:val="none" w:sz="0" w:space="0" w:color="auto"/>
        <w:right w:val="none" w:sz="0" w:space="0" w:color="auto"/>
      </w:divBdr>
      <w:divsChild>
        <w:div w:id="629091996">
          <w:marLeft w:val="0"/>
          <w:marRight w:val="0"/>
          <w:marTop w:val="0"/>
          <w:marBottom w:val="0"/>
          <w:divBdr>
            <w:top w:val="none" w:sz="0" w:space="0" w:color="auto"/>
            <w:left w:val="none" w:sz="0" w:space="0" w:color="auto"/>
            <w:bottom w:val="none" w:sz="0" w:space="0" w:color="auto"/>
            <w:right w:val="none" w:sz="0" w:space="0" w:color="auto"/>
          </w:divBdr>
          <w:divsChild>
            <w:div w:id="640618615">
              <w:marLeft w:val="0"/>
              <w:marRight w:val="0"/>
              <w:marTop w:val="0"/>
              <w:marBottom w:val="0"/>
              <w:divBdr>
                <w:top w:val="none" w:sz="0" w:space="0" w:color="auto"/>
                <w:left w:val="none" w:sz="0" w:space="0" w:color="auto"/>
                <w:bottom w:val="none" w:sz="0" w:space="0" w:color="auto"/>
                <w:right w:val="none" w:sz="0" w:space="0" w:color="auto"/>
              </w:divBdr>
            </w:div>
            <w:div w:id="10567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8871">
      <w:bodyDiv w:val="1"/>
      <w:marLeft w:val="0"/>
      <w:marRight w:val="0"/>
      <w:marTop w:val="0"/>
      <w:marBottom w:val="0"/>
      <w:divBdr>
        <w:top w:val="none" w:sz="0" w:space="0" w:color="auto"/>
        <w:left w:val="none" w:sz="0" w:space="0" w:color="auto"/>
        <w:bottom w:val="none" w:sz="0" w:space="0" w:color="auto"/>
        <w:right w:val="none" w:sz="0" w:space="0" w:color="auto"/>
      </w:divBdr>
      <w:divsChild>
        <w:div w:id="1661735765">
          <w:marLeft w:val="0"/>
          <w:marRight w:val="0"/>
          <w:marTop w:val="0"/>
          <w:marBottom w:val="0"/>
          <w:divBdr>
            <w:top w:val="none" w:sz="0" w:space="0" w:color="auto"/>
            <w:left w:val="none" w:sz="0" w:space="0" w:color="auto"/>
            <w:bottom w:val="none" w:sz="0" w:space="0" w:color="auto"/>
            <w:right w:val="none" w:sz="0" w:space="0" w:color="auto"/>
          </w:divBdr>
          <w:divsChild>
            <w:div w:id="20571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240">
      <w:bodyDiv w:val="1"/>
      <w:marLeft w:val="0"/>
      <w:marRight w:val="0"/>
      <w:marTop w:val="0"/>
      <w:marBottom w:val="0"/>
      <w:divBdr>
        <w:top w:val="none" w:sz="0" w:space="0" w:color="auto"/>
        <w:left w:val="none" w:sz="0" w:space="0" w:color="auto"/>
        <w:bottom w:val="none" w:sz="0" w:space="0" w:color="auto"/>
        <w:right w:val="none" w:sz="0" w:space="0" w:color="auto"/>
      </w:divBdr>
      <w:divsChild>
        <w:div w:id="1879661232">
          <w:marLeft w:val="0"/>
          <w:marRight w:val="0"/>
          <w:marTop w:val="0"/>
          <w:marBottom w:val="0"/>
          <w:divBdr>
            <w:top w:val="none" w:sz="0" w:space="0" w:color="auto"/>
            <w:left w:val="none" w:sz="0" w:space="0" w:color="auto"/>
            <w:bottom w:val="none" w:sz="0" w:space="0" w:color="auto"/>
            <w:right w:val="none" w:sz="0" w:space="0" w:color="auto"/>
          </w:divBdr>
          <w:divsChild>
            <w:div w:id="9527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9945">
      <w:bodyDiv w:val="1"/>
      <w:marLeft w:val="0"/>
      <w:marRight w:val="0"/>
      <w:marTop w:val="0"/>
      <w:marBottom w:val="0"/>
      <w:divBdr>
        <w:top w:val="none" w:sz="0" w:space="0" w:color="auto"/>
        <w:left w:val="none" w:sz="0" w:space="0" w:color="auto"/>
        <w:bottom w:val="none" w:sz="0" w:space="0" w:color="auto"/>
        <w:right w:val="none" w:sz="0" w:space="0" w:color="auto"/>
      </w:divBdr>
    </w:div>
    <w:div w:id="686174975">
      <w:bodyDiv w:val="1"/>
      <w:marLeft w:val="0"/>
      <w:marRight w:val="0"/>
      <w:marTop w:val="0"/>
      <w:marBottom w:val="0"/>
      <w:divBdr>
        <w:top w:val="none" w:sz="0" w:space="0" w:color="auto"/>
        <w:left w:val="none" w:sz="0" w:space="0" w:color="auto"/>
        <w:bottom w:val="none" w:sz="0" w:space="0" w:color="auto"/>
        <w:right w:val="none" w:sz="0" w:space="0" w:color="auto"/>
      </w:divBdr>
    </w:div>
    <w:div w:id="693651470">
      <w:bodyDiv w:val="1"/>
      <w:marLeft w:val="0"/>
      <w:marRight w:val="0"/>
      <w:marTop w:val="0"/>
      <w:marBottom w:val="0"/>
      <w:divBdr>
        <w:top w:val="none" w:sz="0" w:space="0" w:color="auto"/>
        <w:left w:val="none" w:sz="0" w:space="0" w:color="auto"/>
        <w:bottom w:val="none" w:sz="0" w:space="0" w:color="auto"/>
        <w:right w:val="none" w:sz="0" w:space="0" w:color="auto"/>
      </w:divBdr>
    </w:div>
    <w:div w:id="741023222">
      <w:bodyDiv w:val="1"/>
      <w:marLeft w:val="0"/>
      <w:marRight w:val="0"/>
      <w:marTop w:val="0"/>
      <w:marBottom w:val="0"/>
      <w:divBdr>
        <w:top w:val="none" w:sz="0" w:space="0" w:color="auto"/>
        <w:left w:val="none" w:sz="0" w:space="0" w:color="auto"/>
        <w:bottom w:val="none" w:sz="0" w:space="0" w:color="auto"/>
        <w:right w:val="none" w:sz="0" w:space="0" w:color="auto"/>
      </w:divBdr>
      <w:divsChild>
        <w:div w:id="557712539">
          <w:marLeft w:val="0"/>
          <w:marRight w:val="0"/>
          <w:marTop w:val="0"/>
          <w:marBottom w:val="0"/>
          <w:divBdr>
            <w:top w:val="none" w:sz="0" w:space="0" w:color="auto"/>
            <w:left w:val="none" w:sz="0" w:space="0" w:color="auto"/>
            <w:bottom w:val="none" w:sz="0" w:space="0" w:color="auto"/>
            <w:right w:val="none" w:sz="0" w:space="0" w:color="auto"/>
          </w:divBdr>
          <w:divsChild>
            <w:div w:id="4745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614">
      <w:bodyDiv w:val="1"/>
      <w:marLeft w:val="0"/>
      <w:marRight w:val="0"/>
      <w:marTop w:val="0"/>
      <w:marBottom w:val="0"/>
      <w:divBdr>
        <w:top w:val="none" w:sz="0" w:space="0" w:color="auto"/>
        <w:left w:val="none" w:sz="0" w:space="0" w:color="auto"/>
        <w:bottom w:val="none" w:sz="0" w:space="0" w:color="auto"/>
        <w:right w:val="none" w:sz="0" w:space="0" w:color="auto"/>
      </w:divBdr>
      <w:divsChild>
        <w:div w:id="866218260">
          <w:marLeft w:val="0"/>
          <w:marRight w:val="0"/>
          <w:marTop w:val="0"/>
          <w:marBottom w:val="0"/>
          <w:divBdr>
            <w:top w:val="none" w:sz="0" w:space="0" w:color="auto"/>
            <w:left w:val="none" w:sz="0" w:space="0" w:color="auto"/>
            <w:bottom w:val="none" w:sz="0" w:space="0" w:color="auto"/>
            <w:right w:val="none" w:sz="0" w:space="0" w:color="auto"/>
          </w:divBdr>
          <w:divsChild>
            <w:div w:id="346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1316">
      <w:bodyDiv w:val="1"/>
      <w:marLeft w:val="0"/>
      <w:marRight w:val="0"/>
      <w:marTop w:val="0"/>
      <w:marBottom w:val="0"/>
      <w:divBdr>
        <w:top w:val="none" w:sz="0" w:space="0" w:color="auto"/>
        <w:left w:val="none" w:sz="0" w:space="0" w:color="auto"/>
        <w:bottom w:val="none" w:sz="0" w:space="0" w:color="auto"/>
        <w:right w:val="none" w:sz="0" w:space="0" w:color="auto"/>
      </w:divBdr>
      <w:divsChild>
        <w:div w:id="339549594">
          <w:marLeft w:val="0"/>
          <w:marRight w:val="0"/>
          <w:marTop w:val="0"/>
          <w:marBottom w:val="0"/>
          <w:divBdr>
            <w:top w:val="none" w:sz="0" w:space="0" w:color="auto"/>
            <w:left w:val="none" w:sz="0" w:space="0" w:color="auto"/>
            <w:bottom w:val="none" w:sz="0" w:space="0" w:color="auto"/>
            <w:right w:val="none" w:sz="0" w:space="0" w:color="auto"/>
          </w:divBdr>
          <w:divsChild>
            <w:div w:id="20457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224">
      <w:bodyDiv w:val="1"/>
      <w:marLeft w:val="0"/>
      <w:marRight w:val="0"/>
      <w:marTop w:val="0"/>
      <w:marBottom w:val="0"/>
      <w:divBdr>
        <w:top w:val="none" w:sz="0" w:space="0" w:color="auto"/>
        <w:left w:val="none" w:sz="0" w:space="0" w:color="auto"/>
        <w:bottom w:val="none" w:sz="0" w:space="0" w:color="auto"/>
        <w:right w:val="none" w:sz="0" w:space="0" w:color="auto"/>
      </w:divBdr>
    </w:div>
    <w:div w:id="871192005">
      <w:bodyDiv w:val="1"/>
      <w:marLeft w:val="0"/>
      <w:marRight w:val="0"/>
      <w:marTop w:val="0"/>
      <w:marBottom w:val="0"/>
      <w:divBdr>
        <w:top w:val="none" w:sz="0" w:space="0" w:color="auto"/>
        <w:left w:val="none" w:sz="0" w:space="0" w:color="auto"/>
        <w:bottom w:val="none" w:sz="0" w:space="0" w:color="auto"/>
        <w:right w:val="none" w:sz="0" w:space="0" w:color="auto"/>
      </w:divBdr>
      <w:divsChild>
        <w:div w:id="1110396805">
          <w:marLeft w:val="0"/>
          <w:marRight w:val="0"/>
          <w:marTop w:val="0"/>
          <w:marBottom w:val="0"/>
          <w:divBdr>
            <w:top w:val="none" w:sz="0" w:space="0" w:color="auto"/>
            <w:left w:val="none" w:sz="0" w:space="0" w:color="auto"/>
            <w:bottom w:val="none" w:sz="0" w:space="0" w:color="auto"/>
            <w:right w:val="none" w:sz="0" w:space="0" w:color="auto"/>
          </w:divBdr>
          <w:divsChild>
            <w:div w:id="812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740">
      <w:bodyDiv w:val="1"/>
      <w:marLeft w:val="0"/>
      <w:marRight w:val="0"/>
      <w:marTop w:val="0"/>
      <w:marBottom w:val="0"/>
      <w:divBdr>
        <w:top w:val="none" w:sz="0" w:space="0" w:color="auto"/>
        <w:left w:val="none" w:sz="0" w:space="0" w:color="auto"/>
        <w:bottom w:val="none" w:sz="0" w:space="0" w:color="auto"/>
        <w:right w:val="none" w:sz="0" w:space="0" w:color="auto"/>
      </w:divBdr>
      <w:divsChild>
        <w:div w:id="357894910">
          <w:marLeft w:val="0"/>
          <w:marRight w:val="0"/>
          <w:marTop w:val="0"/>
          <w:marBottom w:val="0"/>
          <w:divBdr>
            <w:top w:val="none" w:sz="0" w:space="0" w:color="auto"/>
            <w:left w:val="none" w:sz="0" w:space="0" w:color="auto"/>
            <w:bottom w:val="none" w:sz="0" w:space="0" w:color="auto"/>
            <w:right w:val="none" w:sz="0" w:space="0" w:color="auto"/>
          </w:divBdr>
          <w:divsChild>
            <w:div w:id="5635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1431">
      <w:bodyDiv w:val="1"/>
      <w:marLeft w:val="0"/>
      <w:marRight w:val="0"/>
      <w:marTop w:val="0"/>
      <w:marBottom w:val="0"/>
      <w:divBdr>
        <w:top w:val="none" w:sz="0" w:space="0" w:color="auto"/>
        <w:left w:val="none" w:sz="0" w:space="0" w:color="auto"/>
        <w:bottom w:val="none" w:sz="0" w:space="0" w:color="auto"/>
        <w:right w:val="none" w:sz="0" w:space="0" w:color="auto"/>
      </w:divBdr>
    </w:div>
    <w:div w:id="879634204">
      <w:bodyDiv w:val="1"/>
      <w:marLeft w:val="0"/>
      <w:marRight w:val="0"/>
      <w:marTop w:val="0"/>
      <w:marBottom w:val="0"/>
      <w:divBdr>
        <w:top w:val="none" w:sz="0" w:space="0" w:color="auto"/>
        <w:left w:val="none" w:sz="0" w:space="0" w:color="auto"/>
        <w:bottom w:val="none" w:sz="0" w:space="0" w:color="auto"/>
        <w:right w:val="none" w:sz="0" w:space="0" w:color="auto"/>
      </w:divBdr>
      <w:divsChild>
        <w:div w:id="1750888334">
          <w:marLeft w:val="0"/>
          <w:marRight w:val="0"/>
          <w:marTop w:val="0"/>
          <w:marBottom w:val="0"/>
          <w:divBdr>
            <w:top w:val="none" w:sz="0" w:space="0" w:color="auto"/>
            <w:left w:val="none" w:sz="0" w:space="0" w:color="auto"/>
            <w:bottom w:val="none" w:sz="0" w:space="0" w:color="auto"/>
            <w:right w:val="none" w:sz="0" w:space="0" w:color="auto"/>
          </w:divBdr>
          <w:divsChild>
            <w:div w:id="5767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6286">
      <w:bodyDiv w:val="1"/>
      <w:marLeft w:val="0"/>
      <w:marRight w:val="0"/>
      <w:marTop w:val="0"/>
      <w:marBottom w:val="0"/>
      <w:divBdr>
        <w:top w:val="none" w:sz="0" w:space="0" w:color="auto"/>
        <w:left w:val="none" w:sz="0" w:space="0" w:color="auto"/>
        <w:bottom w:val="none" w:sz="0" w:space="0" w:color="auto"/>
        <w:right w:val="none" w:sz="0" w:space="0" w:color="auto"/>
      </w:divBdr>
      <w:divsChild>
        <w:div w:id="377440766">
          <w:marLeft w:val="0"/>
          <w:marRight w:val="0"/>
          <w:marTop w:val="0"/>
          <w:marBottom w:val="0"/>
          <w:divBdr>
            <w:top w:val="none" w:sz="0" w:space="0" w:color="auto"/>
            <w:left w:val="none" w:sz="0" w:space="0" w:color="auto"/>
            <w:bottom w:val="none" w:sz="0" w:space="0" w:color="auto"/>
            <w:right w:val="none" w:sz="0" w:space="0" w:color="auto"/>
          </w:divBdr>
          <w:divsChild>
            <w:div w:id="2136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6232">
      <w:bodyDiv w:val="1"/>
      <w:marLeft w:val="0"/>
      <w:marRight w:val="0"/>
      <w:marTop w:val="0"/>
      <w:marBottom w:val="0"/>
      <w:divBdr>
        <w:top w:val="none" w:sz="0" w:space="0" w:color="auto"/>
        <w:left w:val="none" w:sz="0" w:space="0" w:color="auto"/>
        <w:bottom w:val="none" w:sz="0" w:space="0" w:color="auto"/>
        <w:right w:val="none" w:sz="0" w:space="0" w:color="auto"/>
      </w:divBdr>
      <w:divsChild>
        <w:div w:id="1711951545">
          <w:marLeft w:val="0"/>
          <w:marRight w:val="0"/>
          <w:marTop w:val="0"/>
          <w:marBottom w:val="0"/>
          <w:divBdr>
            <w:top w:val="none" w:sz="0" w:space="0" w:color="auto"/>
            <w:left w:val="none" w:sz="0" w:space="0" w:color="auto"/>
            <w:bottom w:val="none" w:sz="0" w:space="0" w:color="auto"/>
            <w:right w:val="none" w:sz="0" w:space="0" w:color="auto"/>
          </w:divBdr>
          <w:divsChild>
            <w:div w:id="1076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4143">
      <w:bodyDiv w:val="1"/>
      <w:marLeft w:val="0"/>
      <w:marRight w:val="0"/>
      <w:marTop w:val="0"/>
      <w:marBottom w:val="0"/>
      <w:divBdr>
        <w:top w:val="none" w:sz="0" w:space="0" w:color="auto"/>
        <w:left w:val="none" w:sz="0" w:space="0" w:color="auto"/>
        <w:bottom w:val="none" w:sz="0" w:space="0" w:color="auto"/>
        <w:right w:val="none" w:sz="0" w:space="0" w:color="auto"/>
      </w:divBdr>
      <w:divsChild>
        <w:div w:id="1879901573">
          <w:marLeft w:val="0"/>
          <w:marRight w:val="0"/>
          <w:marTop w:val="0"/>
          <w:marBottom w:val="0"/>
          <w:divBdr>
            <w:top w:val="none" w:sz="0" w:space="0" w:color="auto"/>
            <w:left w:val="none" w:sz="0" w:space="0" w:color="auto"/>
            <w:bottom w:val="none" w:sz="0" w:space="0" w:color="auto"/>
            <w:right w:val="none" w:sz="0" w:space="0" w:color="auto"/>
          </w:divBdr>
          <w:divsChild>
            <w:div w:id="4896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5534">
      <w:bodyDiv w:val="1"/>
      <w:marLeft w:val="0"/>
      <w:marRight w:val="0"/>
      <w:marTop w:val="0"/>
      <w:marBottom w:val="0"/>
      <w:divBdr>
        <w:top w:val="none" w:sz="0" w:space="0" w:color="auto"/>
        <w:left w:val="none" w:sz="0" w:space="0" w:color="auto"/>
        <w:bottom w:val="none" w:sz="0" w:space="0" w:color="auto"/>
        <w:right w:val="none" w:sz="0" w:space="0" w:color="auto"/>
      </w:divBdr>
    </w:div>
    <w:div w:id="999239700">
      <w:bodyDiv w:val="1"/>
      <w:marLeft w:val="0"/>
      <w:marRight w:val="0"/>
      <w:marTop w:val="0"/>
      <w:marBottom w:val="0"/>
      <w:divBdr>
        <w:top w:val="none" w:sz="0" w:space="0" w:color="auto"/>
        <w:left w:val="none" w:sz="0" w:space="0" w:color="auto"/>
        <w:bottom w:val="none" w:sz="0" w:space="0" w:color="auto"/>
        <w:right w:val="none" w:sz="0" w:space="0" w:color="auto"/>
      </w:divBdr>
      <w:divsChild>
        <w:div w:id="1937521957">
          <w:marLeft w:val="0"/>
          <w:marRight w:val="0"/>
          <w:marTop w:val="0"/>
          <w:marBottom w:val="0"/>
          <w:divBdr>
            <w:top w:val="none" w:sz="0" w:space="0" w:color="auto"/>
            <w:left w:val="none" w:sz="0" w:space="0" w:color="auto"/>
            <w:bottom w:val="none" w:sz="0" w:space="0" w:color="auto"/>
            <w:right w:val="none" w:sz="0" w:space="0" w:color="auto"/>
          </w:divBdr>
          <w:divsChild>
            <w:div w:id="16309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4061">
      <w:bodyDiv w:val="1"/>
      <w:marLeft w:val="0"/>
      <w:marRight w:val="0"/>
      <w:marTop w:val="0"/>
      <w:marBottom w:val="0"/>
      <w:divBdr>
        <w:top w:val="none" w:sz="0" w:space="0" w:color="auto"/>
        <w:left w:val="none" w:sz="0" w:space="0" w:color="auto"/>
        <w:bottom w:val="none" w:sz="0" w:space="0" w:color="auto"/>
        <w:right w:val="none" w:sz="0" w:space="0" w:color="auto"/>
      </w:divBdr>
    </w:div>
    <w:div w:id="1050961127">
      <w:bodyDiv w:val="1"/>
      <w:marLeft w:val="0"/>
      <w:marRight w:val="0"/>
      <w:marTop w:val="0"/>
      <w:marBottom w:val="0"/>
      <w:divBdr>
        <w:top w:val="none" w:sz="0" w:space="0" w:color="auto"/>
        <w:left w:val="none" w:sz="0" w:space="0" w:color="auto"/>
        <w:bottom w:val="none" w:sz="0" w:space="0" w:color="auto"/>
        <w:right w:val="none" w:sz="0" w:space="0" w:color="auto"/>
      </w:divBdr>
      <w:divsChild>
        <w:div w:id="476647296">
          <w:marLeft w:val="0"/>
          <w:marRight w:val="0"/>
          <w:marTop w:val="0"/>
          <w:marBottom w:val="0"/>
          <w:divBdr>
            <w:top w:val="none" w:sz="0" w:space="0" w:color="auto"/>
            <w:left w:val="none" w:sz="0" w:space="0" w:color="auto"/>
            <w:bottom w:val="none" w:sz="0" w:space="0" w:color="auto"/>
            <w:right w:val="none" w:sz="0" w:space="0" w:color="auto"/>
          </w:divBdr>
          <w:divsChild>
            <w:div w:id="885290415">
              <w:marLeft w:val="0"/>
              <w:marRight w:val="0"/>
              <w:marTop w:val="0"/>
              <w:marBottom w:val="0"/>
              <w:divBdr>
                <w:top w:val="none" w:sz="0" w:space="0" w:color="auto"/>
                <w:left w:val="none" w:sz="0" w:space="0" w:color="auto"/>
                <w:bottom w:val="none" w:sz="0" w:space="0" w:color="auto"/>
                <w:right w:val="none" w:sz="0" w:space="0" w:color="auto"/>
              </w:divBdr>
            </w:div>
            <w:div w:id="1597900467">
              <w:marLeft w:val="0"/>
              <w:marRight w:val="0"/>
              <w:marTop w:val="0"/>
              <w:marBottom w:val="0"/>
              <w:divBdr>
                <w:top w:val="none" w:sz="0" w:space="0" w:color="auto"/>
                <w:left w:val="none" w:sz="0" w:space="0" w:color="auto"/>
                <w:bottom w:val="none" w:sz="0" w:space="0" w:color="auto"/>
                <w:right w:val="none" w:sz="0" w:space="0" w:color="auto"/>
              </w:divBdr>
            </w:div>
            <w:div w:id="20440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99925">
      <w:bodyDiv w:val="1"/>
      <w:marLeft w:val="0"/>
      <w:marRight w:val="0"/>
      <w:marTop w:val="0"/>
      <w:marBottom w:val="0"/>
      <w:divBdr>
        <w:top w:val="none" w:sz="0" w:space="0" w:color="auto"/>
        <w:left w:val="none" w:sz="0" w:space="0" w:color="auto"/>
        <w:bottom w:val="none" w:sz="0" w:space="0" w:color="auto"/>
        <w:right w:val="none" w:sz="0" w:space="0" w:color="auto"/>
      </w:divBdr>
    </w:div>
    <w:div w:id="1108042436">
      <w:bodyDiv w:val="1"/>
      <w:marLeft w:val="0"/>
      <w:marRight w:val="0"/>
      <w:marTop w:val="0"/>
      <w:marBottom w:val="0"/>
      <w:divBdr>
        <w:top w:val="none" w:sz="0" w:space="0" w:color="auto"/>
        <w:left w:val="none" w:sz="0" w:space="0" w:color="auto"/>
        <w:bottom w:val="none" w:sz="0" w:space="0" w:color="auto"/>
        <w:right w:val="none" w:sz="0" w:space="0" w:color="auto"/>
      </w:divBdr>
      <w:divsChild>
        <w:div w:id="712002166">
          <w:marLeft w:val="0"/>
          <w:marRight w:val="0"/>
          <w:marTop w:val="0"/>
          <w:marBottom w:val="0"/>
          <w:divBdr>
            <w:top w:val="none" w:sz="0" w:space="0" w:color="auto"/>
            <w:left w:val="none" w:sz="0" w:space="0" w:color="auto"/>
            <w:bottom w:val="none" w:sz="0" w:space="0" w:color="auto"/>
            <w:right w:val="none" w:sz="0" w:space="0" w:color="auto"/>
          </w:divBdr>
          <w:divsChild>
            <w:div w:id="1348098056">
              <w:marLeft w:val="0"/>
              <w:marRight w:val="0"/>
              <w:marTop w:val="0"/>
              <w:marBottom w:val="0"/>
              <w:divBdr>
                <w:top w:val="none" w:sz="0" w:space="0" w:color="auto"/>
                <w:left w:val="none" w:sz="0" w:space="0" w:color="auto"/>
                <w:bottom w:val="none" w:sz="0" w:space="0" w:color="auto"/>
                <w:right w:val="none" w:sz="0" w:space="0" w:color="auto"/>
              </w:divBdr>
            </w:div>
            <w:div w:id="1430542518">
              <w:marLeft w:val="0"/>
              <w:marRight w:val="0"/>
              <w:marTop w:val="0"/>
              <w:marBottom w:val="0"/>
              <w:divBdr>
                <w:top w:val="none" w:sz="0" w:space="0" w:color="auto"/>
                <w:left w:val="none" w:sz="0" w:space="0" w:color="auto"/>
                <w:bottom w:val="none" w:sz="0" w:space="0" w:color="auto"/>
                <w:right w:val="none" w:sz="0" w:space="0" w:color="auto"/>
              </w:divBdr>
            </w:div>
            <w:div w:id="1711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227">
      <w:bodyDiv w:val="1"/>
      <w:marLeft w:val="0"/>
      <w:marRight w:val="0"/>
      <w:marTop w:val="0"/>
      <w:marBottom w:val="0"/>
      <w:divBdr>
        <w:top w:val="none" w:sz="0" w:space="0" w:color="auto"/>
        <w:left w:val="none" w:sz="0" w:space="0" w:color="auto"/>
        <w:bottom w:val="none" w:sz="0" w:space="0" w:color="auto"/>
        <w:right w:val="none" w:sz="0" w:space="0" w:color="auto"/>
      </w:divBdr>
      <w:divsChild>
        <w:div w:id="625042391">
          <w:marLeft w:val="0"/>
          <w:marRight w:val="0"/>
          <w:marTop w:val="0"/>
          <w:marBottom w:val="0"/>
          <w:divBdr>
            <w:top w:val="none" w:sz="0" w:space="0" w:color="auto"/>
            <w:left w:val="none" w:sz="0" w:space="0" w:color="auto"/>
            <w:bottom w:val="none" w:sz="0" w:space="0" w:color="auto"/>
            <w:right w:val="none" w:sz="0" w:space="0" w:color="auto"/>
          </w:divBdr>
          <w:divsChild>
            <w:div w:id="8082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352">
      <w:bodyDiv w:val="1"/>
      <w:marLeft w:val="0"/>
      <w:marRight w:val="0"/>
      <w:marTop w:val="0"/>
      <w:marBottom w:val="0"/>
      <w:divBdr>
        <w:top w:val="none" w:sz="0" w:space="0" w:color="auto"/>
        <w:left w:val="none" w:sz="0" w:space="0" w:color="auto"/>
        <w:bottom w:val="none" w:sz="0" w:space="0" w:color="auto"/>
        <w:right w:val="none" w:sz="0" w:space="0" w:color="auto"/>
      </w:divBdr>
    </w:div>
    <w:div w:id="1193035220">
      <w:bodyDiv w:val="1"/>
      <w:marLeft w:val="0"/>
      <w:marRight w:val="0"/>
      <w:marTop w:val="0"/>
      <w:marBottom w:val="0"/>
      <w:divBdr>
        <w:top w:val="none" w:sz="0" w:space="0" w:color="auto"/>
        <w:left w:val="none" w:sz="0" w:space="0" w:color="auto"/>
        <w:bottom w:val="none" w:sz="0" w:space="0" w:color="auto"/>
        <w:right w:val="none" w:sz="0" w:space="0" w:color="auto"/>
      </w:divBdr>
      <w:divsChild>
        <w:div w:id="113864120">
          <w:marLeft w:val="0"/>
          <w:marRight w:val="0"/>
          <w:marTop w:val="0"/>
          <w:marBottom w:val="0"/>
          <w:divBdr>
            <w:top w:val="none" w:sz="0" w:space="0" w:color="auto"/>
            <w:left w:val="none" w:sz="0" w:space="0" w:color="auto"/>
            <w:bottom w:val="none" w:sz="0" w:space="0" w:color="auto"/>
            <w:right w:val="none" w:sz="0" w:space="0" w:color="auto"/>
          </w:divBdr>
          <w:divsChild>
            <w:div w:id="1406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7623">
      <w:bodyDiv w:val="1"/>
      <w:marLeft w:val="0"/>
      <w:marRight w:val="0"/>
      <w:marTop w:val="0"/>
      <w:marBottom w:val="0"/>
      <w:divBdr>
        <w:top w:val="none" w:sz="0" w:space="0" w:color="auto"/>
        <w:left w:val="none" w:sz="0" w:space="0" w:color="auto"/>
        <w:bottom w:val="none" w:sz="0" w:space="0" w:color="auto"/>
        <w:right w:val="none" w:sz="0" w:space="0" w:color="auto"/>
      </w:divBdr>
      <w:divsChild>
        <w:div w:id="136650522">
          <w:marLeft w:val="0"/>
          <w:marRight w:val="0"/>
          <w:marTop w:val="0"/>
          <w:marBottom w:val="0"/>
          <w:divBdr>
            <w:top w:val="none" w:sz="0" w:space="0" w:color="auto"/>
            <w:left w:val="none" w:sz="0" w:space="0" w:color="auto"/>
            <w:bottom w:val="none" w:sz="0" w:space="0" w:color="auto"/>
            <w:right w:val="none" w:sz="0" w:space="0" w:color="auto"/>
          </w:divBdr>
          <w:divsChild>
            <w:div w:id="2182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3408">
      <w:bodyDiv w:val="1"/>
      <w:marLeft w:val="0"/>
      <w:marRight w:val="0"/>
      <w:marTop w:val="0"/>
      <w:marBottom w:val="0"/>
      <w:divBdr>
        <w:top w:val="none" w:sz="0" w:space="0" w:color="auto"/>
        <w:left w:val="none" w:sz="0" w:space="0" w:color="auto"/>
        <w:bottom w:val="none" w:sz="0" w:space="0" w:color="auto"/>
        <w:right w:val="none" w:sz="0" w:space="0" w:color="auto"/>
      </w:divBdr>
      <w:divsChild>
        <w:div w:id="1191068752">
          <w:marLeft w:val="0"/>
          <w:marRight w:val="0"/>
          <w:marTop w:val="0"/>
          <w:marBottom w:val="0"/>
          <w:divBdr>
            <w:top w:val="none" w:sz="0" w:space="0" w:color="auto"/>
            <w:left w:val="none" w:sz="0" w:space="0" w:color="auto"/>
            <w:bottom w:val="none" w:sz="0" w:space="0" w:color="auto"/>
            <w:right w:val="none" w:sz="0" w:space="0" w:color="auto"/>
          </w:divBdr>
          <w:divsChild>
            <w:div w:id="17355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471">
      <w:bodyDiv w:val="1"/>
      <w:marLeft w:val="0"/>
      <w:marRight w:val="0"/>
      <w:marTop w:val="0"/>
      <w:marBottom w:val="0"/>
      <w:divBdr>
        <w:top w:val="none" w:sz="0" w:space="0" w:color="auto"/>
        <w:left w:val="none" w:sz="0" w:space="0" w:color="auto"/>
        <w:bottom w:val="none" w:sz="0" w:space="0" w:color="auto"/>
        <w:right w:val="none" w:sz="0" w:space="0" w:color="auto"/>
      </w:divBdr>
      <w:divsChild>
        <w:div w:id="1884438564">
          <w:marLeft w:val="0"/>
          <w:marRight w:val="0"/>
          <w:marTop w:val="0"/>
          <w:marBottom w:val="0"/>
          <w:divBdr>
            <w:top w:val="none" w:sz="0" w:space="0" w:color="auto"/>
            <w:left w:val="none" w:sz="0" w:space="0" w:color="auto"/>
            <w:bottom w:val="none" w:sz="0" w:space="0" w:color="auto"/>
            <w:right w:val="none" w:sz="0" w:space="0" w:color="auto"/>
          </w:divBdr>
          <w:divsChild>
            <w:div w:id="8849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0333">
      <w:bodyDiv w:val="1"/>
      <w:marLeft w:val="0"/>
      <w:marRight w:val="0"/>
      <w:marTop w:val="0"/>
      <w:marBottom w:val="0"/>
      <w:divBdr>
        <w:top w:val="none" w:sz="0" w:space="0" w:color="auto"/>
        <w:left w:val="none" w:sz="0" w:space="0" w:color="auto"/>
        <w:bottom w:val="none" w:sz="0" w:space="0" w:color="auto"/>
        <w:right w:val="none" w:sz="0" w:space="0" w:color="auto"/>
      </w:divBdr>
      <w:divsChild>
        <w:div w:id="693382696">
          <w:marLeft w:val="0"/>
          <w:marRight w:val="0"/>
          <w:marTop w:val="0"/>
          <w:marBottom w:val="0"/>
          <w:divBdr>
            <w:top w:val="none" w:sz="0" w:space="0" w:color="auto"/>
            <w:left w:val="none" w:sz="0" w:space="0" w:color="auto"/>
            <w:bottom w:val="none" w:sz="0" w:space="0" w:color="auto"/>
            <w:right w:val="none" w:sz="0" w:space="0" w:color="auto"/>
          </w:divBdr>
          <w:divsChild>
            <w:div w:id="289358738">
              <w:marLeft w:val="0"/>
              <w:marRight w:val="0"/>
              <w:marTop w:val="0"/>
              <w:marBottom w:val="0"/>
              <w:divBdr>
                <w:top w:val="none" w:sz="0" w:space="0" w:color="auto"/>
                <w:left w:val="none" w:sz="0" w:space="0" w:color="auto"/>
                <w:bottom w:val="none" w:sz="0" w:space="0" w:color="auto"/>
                <w:right w:val="none" w:sz="0" w:space="0" w:color="auto"/>
              </w:divBdr>
            </w:div>
            <w:div w:id="1612202527">
              <w:marLeft w:val="0"/>
              <w:marRight w:val="0"/>
              <w:marTop w:val="0"/>
              <w:marBottom w:val="0"/>
              <w:divBdr>
                <w:top w:val="none" w:sz="0" w:space="0" w:color="auto"/>
                <w:left w:val="none" w:sz="0" w:space="0" w:color="auto"/>
                <w:bottom w:val="none" w:sz="0" w:space="0" w:color="auto"/>
                <w:right w:val="none" w:sz="0" w:space="0" w:color="auto"/>
              </w:divBdr>
            </w:div>
            <w:div w:id="1099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179">
      <w:bodyDiv w:val="1"/>
      <w:marLeft w:val="0"/>
      <w:marRight w:val="0"/>
      <w:marTop w:val="0"/>
      <w:marBottom w:val="0"/>
      <w:divBdr>
        <w:top w:val="none" w:sz="0" w:space="0" w:color="auto"/>
        <w:left w:val="none" w:sz="0" w:space="0" w:color="auto"/>
        <w:bottom w:val="none" w:sz="0" w:space="0" w:color="auto"/>
        <w:right w:val="none" w:sz="0" w:space="0" w:color="auto"/>
      </w:divBdr>
      <w:divsChild>
        <w:div w:id="1280795800">
          <w:marLeft w:val="0"/>
          <w:marRight w:val="0"/>
          <w:marTop w:val="0"/>
          <w:marBottom w:val="0"/>
          <w:divBdr>
            <w:top w:val="none" w:sz="0" w:space="0" w:color="auto"/>
            <w:left w:val="none" w:sz="0" w:space="0" w:color="auto"/>
            <w:bottom w:val="none" w:sz="0" w:space="0" w:color="auto"/>
            <w:right w:val="none" w:sz="0" w:space="0" w:color="auto"/>
          </w:divBdr>
          <w:divsChild>
            <w:div w:id="2858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8670">
      <w:bodyDiv w:val="1"/>
      <w:marLeft w:val="0"/>
      <w:marRight w:val="0"/>
      <w:marTop w:val="0"/>
      <w:marBottom w:val="0"/>
      <w:divBdr>
        <w:top w:val="none" w:sz="0" w:space="0" w:color="auto"/>
        <w:left w:val="none" w:sz="0" w:space="0" w:color="auto"/>
        <w:bottom w:val="none" w:sz="0" w:space="0" w:color="auto"/>
        <w:right w:val="none" w:sz="0" w:space="0" w:color="auto"/>
      </w:divBdr>
    </w:div>
    <w:div w:id="1376812984">
      <w:bodyDiv w:val="1"/>
      <w:marLeft w:val="0"/>
      <w:marRight w:val="0"/>
      <w:marTop w:val="0"/>
      <w:marBottom w:val="0"/>
      <w:divBdr>
        <w:top w:val="none" w:sz="0" w:space="0" w:color="auto"/>
        <w:left w:val="none" w:sz="0" w:space="0" w:color="auto"/>
        <w:bottom w:val="none" w:sz="0" w:space="0" w:color="auto"/>
        <w:right w:val="none" w:sz="0" w:space="0" w:color="auto"/>
      </w:divBdr>
      <w:divsChild>
        <w:div w:id="1645814195">
          <w:marLeft w:val="0"/>
          <w:marRight w:val="0"/>
          <w:marTop w:val="0"/>
          <w:marBottom w:val="0"/>
          <w:divBdr>
            <w:top w:val="none" w:sz="0" w:space="0" w:color="auto"/>
            <w:left w:val="none" w:sz="0" w:space="0" w:color="auto"/>
            <w:bottom w:val="none" w:sz="0" w:space="0" w:color="auto"/>
            <w:right w:val="none" w:sz="0" w:space="0" w:color="auto"/>
          </w:divBdr>
          <w:divsChild>
            <w:div w:id="4923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0036">
      <w:bodyDiv w:val="1"/>
      <w:marLeft w:val="0"/>
      <w:marRight w:val="0"/>
      <w:marTop w:val="0"/>
      <w:marBottom w:val="0"/>
      <w:divBdr>
        <w:top w:val="none" w:sz="0" w:space="0" w:color="auto"/>
        <w:left w:val="none" w:sz="0" w:space="0" w:color="auto"/>
        <w:bottom w:val="none" w:sz="0" w:space="0" w:color="auto"/>
        <w:right w:val="none" w:sz="0" w:space="0" w:color="auto"/>
      </w:divBdr>
      <w:divsChild>
        <w:div w:id="1435901716">
          <w:marLeft w:val="0"/>
          <w:marRight w:val="0"/>
          <w:marTop w:val="0"/>
          <w:marBottom w:val="0"/>
          <w:divBdr>
            <w:top w:val="none" w:sz="0" w:space="0" w:color="auto"/>
            <w:left w:val="none" w:sz="0" w:space="0" w:color="auto"/>
            <w:bottom w:val="none" w:sz="0" w:space="0" w:color="auto"/>
            <w:right w:val="none" w:sz="0" w:space="0" w:color="auto"/>
          </w:divBdr>
          <w:divsChild>
            <w:div w:id="287249878">
              <w:marLeft w:val="0"/>
              <w:marRight w:val="0"/>
              <w:marTop w:val="0"/>
              <w:marBottom w:val="0"/>
              <w:divBdr>
                <w:top w:val="none" w:sz="0" w:space="0" w:color="auto"/>
                <w:left w:val="none" w:sz="0" w:space="0" w:color="auto"/>
                <w:bottom w:val="none" w:sz="0" w:space="0" w:color="auto"/>
                <w:right w:val="none" w:sz="0" w:space="0" w:color="auto"/>
              </w:divBdr>
            </w:div>
            <w:div w:id="807356218">
              <w:marLeft w:val="0"/>
              <w:marRight w:val="0"/>
              <w:marTop w:val="0"/>
              <w:marBottom w:val="0"/>
              <w:divBdr>
                <w:top w:val="none" w:sz="0" w:space="0" w:color="auto"/>
                <w:left w:val="none" w:sz="0" w:space="0" w:color="auto"/>
                <w:bottom w:val="none" w:sz="0" w:space="0" w:color="auto"/>
                <w:right w:val="none" w:sz="0" w:space="0" w:color="auto"/>
              </w:divBdr>
            </w:div>
            <w:div w:id="704718809">
              <w:marLeft w:val="0"/>
              <w:marRight w:val="0"/>
              <w:marTop w:val="0"/>
              <w:marBottom w:val="0"/>
              <w:divBdr>
                <w:top w:val="none" w:sz="0" w:space="0" w:color="auto"/>
                <w:left w:val="none" w:sz="0" w:space="0" w:color="auto"/>
                <w:bottom w:val="none" w:sz="0" w:space="0" w:color="auto"/>
                <w:right w:val="none" w:sz="0" w:space="0" w:color="auto"/>
              </w:divBdr>
            </w:div>
            <w:div w:id="942492944">
              <w:marLeft w:val="0"/>
              <w:marRight w:val="0"/>
              <w:marTop w:val="0"/>
              <w:marBottom w:val="0"/>
              <w:divBdr>
                <w:top w:val="none" w:sz="0" w:space="0" w:color="auto"/>
                <w:left w:val="none" w:sz="0" w:space="0" w:color="auto"/>
                <w:bottom w:val="none" w:sz="0" w:space="0" w:color="auto"/>
                <w:right w:val="none" w:sz="0" w:space="0" w:color="auto"/>
              </w:divBdr>
            </w:div>
            <w:div w:id="1986396468">
              <w:marLeft w:val="0"/>
              <w:marRight w:val="0"/>
              <w:marTop w:val="0"/>
              <w:marBottom w:val="0"/>
              <w:divBdr>
                <w:top w:val="none" w:sz="0" w:space="0" w:color="auto"/>
                <w:left w:val="none" w:sz="0" w:space="0" w:color="auto"/>
                <w:bottom w:val="none" w:sz="0" w:space="0" w:color="auto"/>
                <w:right w:val="none" w:sz="0" w:space="0" w:color="auto"/>
              </w:divBdr>
            </w:div>
            <w:div w:id="628784408">
              <w:marLeft w:val="0"/>
              <w:marRight w:val="0"/>
              <w:marTop w:val="0"/>
              <w:marBottom w:val="0"/>
              <w:divBdr>
                <w:top w:val="none" w:sz="0" w:space="0" w:color="auto"/>
                <w:left w:val="none" w:sz="0" w:space="0" w:color="auto"/>
                <w:bottom w:val="none" w:sz="0" w:space="0" w:color="auto"/>
                <w:right w:val="none" w:sz="0" w:space="0" w:color="auto"/>
              </w:divBdr>
            </w:div>
            <w:div w:id="1102607827">
              <w:marLeft w:val="0"/>
              <w:marRight w:val="0"/>
              <w:marTop w:val="0"/>
              <w:marBottom w:val="0"/>
              <w:divBdr>
                <w:top w:val="none" w:sz="0" w:space="0" w:color="auto"/>
                <w:left w:val="none" w:sz="0" w:space="0" w:color="auto"/>
                <w:bottom w:val="none" w:sz="0" w:space="0" w:color="auto"/>
                <w:right w:val="none" w:sz="0" w:space="0" w:color="auto"/>
              </w:divBdr>
            </w:div>
            <w:div w:id="1341808738">
              <w:marLeft w:val="0"/>
              <w:marRight w:val="0"/>
              <w:marTop w:val="0"/>
              <w:marBottom w:val="0"/>
              <w:divBdr>
                <w:top w:val="none" w:sz="0" w:space="0" w:color="auto"/>
                <w:left w:val="none" w:sz="0" w:space="0" w:color="auto"/>
                <w:bottom w:val="none" w:sz="0" w:space="0" w:color="auto"/>
                <w:right w:val="none" w:sz="0" w:space="0" w:color="auto"/>
              </w:divBdr>
            </w:div>
            <w:div w:id="702441893">
              <w:marLeft w:val="0"/>
              <w:marRight w:val="0"/>
              <w:marTop w:val="0"/>
              <w:marBottom w:val="0"/>
              <w:divBdr>
                <w:top w:val="none" w:sz="0" w:space="0" w:color="auto"/>
                <w:left w:val="none" w:sz="0" w:space="0" w:color="auto"/>
                <w:bottom w:val="none" w:sz="0" w:space="0" w:color="auto"/>
                <w:right w:val="none" w:sz="0" w:space="0" w:color="auto"/>
              </w:divBdr>
            </w:div>
            <w:div w:id="2047097890">
              <w:marLeft w:val="0"/>
              <w:marRight w:val="0"/>
              <w:marTop w:val="0"/>
              <w:marBottom w:val="0"/>
              <w:divBdr>
                <w:top w:val="none" w:sz="0" w:space="0" w:color="auto"/>
                <w:left w:val="none" w:sz="0" w:space="0" w:color="auto"/>
                <w:bottom w:val="none" w:sz="0" w:space="0" w:color="auto"/>
                <w:right w:val="none" w:sz="0" w:space="0" w:color="auto"/>
              </w:divBdr>
            </w:div>
            <w:div w:id="1956600836">
              <w:marLeft w:val="0"/>
              <w:marRight w:val="0"/>
              <w:marTop w:val="0"/>
              <w:marBottom w:val="0"/>
              <w:divBdr>
                <w:top w:val="none" w:sz="0" w:space="0" w:color="auto"/>
                <w:left w:val="none" w:sz="0" w:space="0" w:color="auto"/>
                <w:bottom w:val="none" w:sz="0" w:space="0" w:color="auto"/>
                <w:right w:val="none" w:sz="0" w:space="0" w:color="auto"/>
              </w:divBdr>
            </w:div>
            <w:div w:id="909846486">
              <w:marLeft w:val="0"/>
              <w:marRight w:val="0"/>
              <w:marTop w:val="0"/>
              <w:marBottom w:val="0"/>
              <w:divBdr>
                <w:top w:val="none" w:sz="0" w:space="0" w:color="auto"/>
                <w:left w:val="none" w:sz="0" w:space="0" w:color="auto"/>
                <w:bottom w:val="none" w:sz="0" w:space="0" w:color="auto"/>
                <w:right w:val="none" w:sz="0" w:space="0" w:color="auto"/>
              </w:divBdr>
            </w:div>
            <w:div w:id="1200240988">
              <w:marLeft w:val="0"/>
              <w:marRight w:val="0"/>
              <w:marTop w:val="0"/>
              <w:marBottom w:val="0"/>
              <w:divBdr>
                <w:top w:val="none" w:sz="0" w:space="0" w:color="auto"/>
                <w:left w:val="none" w:sz="0" w:space="0" w:color="auto"/>
                <w:bottom w:val="none" w:sz="0" w:space="0" w:color="auto"/>
                <w:right w:val="none" w:sz="0" w:space="0" w:color="auto"/>
              </w:divBdr>
            </w:div>
            <w:div w:id="1421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527">
      <w:bodyDiv w:val="1"/>
      <w:marLeft w:val="0"/>
      <w:marRight w:val="0"/>
      <w:marTop w:val="0"/>
      <w:marBottom w:val="0"/>
      <w:divBdr>
        <w:top w:val="none" w:sz="0" w:space="0" w:color="auto"/>
        <w:left w:val="none" w:sz="0" w:space="0" w:color="auto"/>
        <w:bottom w:val="none" w:sz="0" w:space="0" w:color="auto"/>
        <w:right w:val="none" w:sz="0" w:space="0" w:color="auto"/>
      </w:divBdr>
    </w:div>
    <w:div w:id="1427262726">
      <w:bodyDiv w:val="1"/>
      <w:marLeft w:val="0"/>
      <w:marRight w:val="0"/>
      <w:marTop w:val="0"/>
      <w:marBottom w:val="0"/>
      <w:divBdr>
        <w:top w:val="none" w:sz="0" w:space="0" w:color="auto"/>
        <w:left w:val="none" w:sz="0" w:space="0" w:color="auto"/>
        <w:bottom w:val="none" w:sz="0" w:space="0" w:color="auto"/>
        <w:right w:val="none" w:sz="0" w:space="0" w:color="auto"/>
      </w:divBdr>
      <w:divsChild>
        <w:div w:id="2115902498">
          <w:marLeft w:val="0"/>
          <w:marRight w:val="0"/>
          <w:marTop w:val="0"/>
          <w:marBottom w:val="0"/>
          <w:divBdr>
            <w:top w:val="none" w:sz="0" w:space="0" w:color="auto"/>
            <w:left w:val="none" w:sz="0" w:space="0" w:color="auto"/>
            <w:bottom w:val="none" w:sz="0" w:space="0" w:color="auto"/>
            <w:right w:val="none" w:sz="0" w:space="0" w:color="auto"/>
          </w:divBdr>
          <w:divsChild>
            <w:div w:id="19699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3900">
      <w:bodyDiv w:val="1"/>
      <w:marLeft w:val="0"/>
      <w:marRight w:val="0"/>
      <w:marTop w:val="0"/>
      <w:marBottom w:val="0"/>
      <w:divBdr>
        <w:top w:val="none" w:sz="0" w:space="0" w:color="auto"/>
        <w:left w:val="none" w:sz="0" w:space="0" w:color="auto"/>
        <w:bottom w:val="none" w:sz="0" w:space="0" w:color="auto"/>
        <w:right w:val="none" w:sz="0" w:space="0" w:color="auto"/>
      </w:divBdr>
      <w:divsChild>
        <w:div w:id="1682976016">
          <w:marLeft w:val="0"/>
          <w:marRight w:val="0"/>
          <w:marTop w:val="0"/>
          <w:marBottom w:val="0"/>
          <w:divBdr>
            <w:top w:val="none" w:sz="0" w:space="0" w:color="auto"/>
            <w:left w:val="none" w:sz="0" w:space="0" w:color="auto"/>
            <w:bottom w:val="none" w:sz="0" w:space="0" w:color="auto"/>
            <w:right w:val="none" w:sz="0" w:space="0" w:color="auto"/>
          </w:divBdr>
          <w:divsChild>
            <w:div w:id="1519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0933">
      <w:bodyDiv w:val="1"/>
      <w:marLeft w:val="0"/>
      <w:marRight w:val="0"/>
      <w:marTop w:val="0"/>
      <w:marBottom w:val="0"/>
      <w:divBdr>
        <w:top w:val="none" w:sz="0" w:space="0" w:color="auto"/>
        <w:left w:val="none" w:sz="0" w:space="0" w:color="auto"/>
        <w:bottom w:val="none" w:sz="0" w:space="0" w:color="auto"/>
        <w:right w:val="none" w:sz="0" w:space="0" w:color="auto"/>
      </w:divBdr>
      <w:divsChild>
        <w:div w:id="1722636376">
          <w:marLeft w:val="0"/>
          <w:marRight w:val="0"/>
          <w:marTop w:val="0"/>
          <w:marBottom w:val="0"/>
          <w:divBdr>
            <w:top w:val="none" w:sz="0" w:space="0" w:color="auto"/>
            <w:left w:val="none" w:sz="0" w:space="0" w:color="auto"/>
            <w:bottom w:val="none" w:sz="0" w:space="0" w:color="auto"/>
            <w:right w:val="none" w:sz="0" w:space="0" w:color="auto"/>
          </w:divBdr>
          <w:divsChild>
            <w:div w:id="13233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6578">
      <w:bodyDiv w:val="1"/>
      <w:marLeft w:val="0"/>
      <w:marRight w:val="0"/>
      <w:marTop w:val="0"/>
      <w:marBottom w:val="0"/>
      <w:divBdr>
        <w:top w:val="none" w:sz="0" w:space="0" w:color="auto"/>
        <w:left w:val="none" w:sz="0" w:space="0" w:color="auto"/>
        <w:bottom w:val="none" w:sz="0" w:space="0" w:color="auto"/>
        <w:right w:val="none" w:sz="0" w:space="0" w:color="auto"/>
      </w:divBdr>
      <w:divsChild>
        <w:div w:id="1399132864">
          <w:marLeft w:val="0"/>
          <w:marRight w:val="0"/>
          <w:marTop w:val="0"/>
          <w:marBottom w:val="0"/>
          <w:divBdr>
            <w:top w:val="none" w:sz="0" w:space="0" w:color="auto"/>
            <w:left w:val="none" w:sz="0" w:space="0" w:color="auto"/>
            <w:bottom w:val="none" w:sz="0" w:space="0" w:color="auto"/>
            <w:right w:val="none" w:sz="0" w:space="0" w:color="auto"/>
          </w:divBdr>
          <w:divsChild>
            <w:div w:id="234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2027">
      <w:bodyDiv w:val="1"/>
      <w:marLeft w:val="0"/>
      <w:marRight w:val="0"/>
      <w:marTop w:val="0"/>
      <w:marBottom w:val="0"/>
      <w:divBdr>
        <w:top w:val="none" w:sz="0" w:space="0" w:color="auto"/>
        <w:left w:val="none" w:sz="0" w:space="0" w:color="auto"/>
        <w:bottom w:val="none" w:sz="0" w:space="0" w:color="auto"/>
        <w:right w:val="none" w:sz="0" w:space="0" w:color="auto"/>
      </w:divBdr>
      <w:divsChild>
        <w:div w:id="1685352668">
          <w:marLeft w:val="0"/>
          <w:marRight w:val="0"/>
          <w:marTop w:val="0"/>
          <w:marBottom w:val="0"/>
          <w:divBdr>
            <w:top w:val="none" w:sz="0" w:space="0" w:color="auto"/>
            <w:left w:val="none" w:sz="0" w:space="0" w:color="auto"/>
            <w:bottom w:val="none" w:sz="0" w:space="0" w:color="auto"/>
            <w:right w:val="none" w:sz="0" w:space="0" w:color="auto"/>
          </w:divBdr>
          <w:divsChild>
            <w:div w:id="1873685740">
              <w:marLeft w:val="0"/>
              <w:marRight w:val="0"/>
              <w:marTop w:val="0"/>
              <w:marBottom w:val="0"/>
              <w:divBdr>
                <w:top w:val="none" w:sz="0" w:space="0" w:color="auto"/>
                <w:left w:val="none" w:sz="0" w:space="0" w:color="auto"/>
                <w:bottom w:val="none" w:sz="0" w:space="0" w:color="auto"/>
                <w:right w:val="none" w:sz="0" w:space="0" w:color="auto"/>
              </w:divBdr>
            </w:div>
            <w:div w:id="1761178757">
              <w:marLeft w:val="0"/>
              <w:marRight w:val="0"/>
              <w:marTop w:val="0"/>
              <w:marBottom w:val="0"/>
              <w:divBdr>
                <w:top w:val="none" w:sz="0" w:space="0" w:color="auto"/>
                <w:left w:val="none" w:sz="0" w:space="0" w:color="auto"/>
                <w:bottom w:val="none" w:sz="0" w:space="0" w:color="auto"/>
                <w:right w:val="none" w:sz="0" w:space="0" w:color="auto"/>
              </w:divBdr>
            </w:div>
            <w:div w:id="1145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496">
      <w:bodyDiv w:val="1"/>
      <w:marLeft w:val="0"/>
      <w:marRight w:val="0"/>
      <w:marTop w:val="0"/>
      <w:marBottom w:val="0"/>
      <w:divBdr>
        <w:top w:val="none" w:sz="0" w:space="0" w:color="auto"/>
        <w:left w:val="none" w:sz="0" w:space="0" w:color="auto"/>
        <w:bottom w:val="none" w:sz="0" w:space="0" w:color="auto"/>
        <w:right w:val="none" w:sz="0" w:space="0" w:color="auto"/>
      </w:divBdr>
      <w:divsChild>
        <w:div w:id="1793287447">
          <w:marLeft w:val="0"/>
          <w:marRight w:val="0"/>
          <w:marTop w:val="0"/>
          <w:marBottom w:val="0"/>
          <w:divBdr>
            <w:top w:val="none" w:sz="0" w:space="0" w:color="auto"/>
            <w:left w:val="none" w:sz="0" w:space="0" w:color="auto"/>
            <w:bottom w:val="none" w:sz="0" w:space="0" w:color="auto"/>
            <w:right w:val="none" w:sz="0" w:space="0" w:color="auto"/>
          </w:divBdr>
          <w:divsChild>
            <w:div w:id="18575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699">
      <w:bodyDiv w:val="1"/>
      <w:marLeft w:val="0"/>
      <w:marRight w:val="0"/>
      <w:marTop w:val="0"/>
      <w:marBottom w:val="0"/>
      <w:divBdr>
        <w:top w:val="none" w:sz="0" w:space="0" w:color="auto"/>
        <w:left w:val="none" w:sz="0" w:space="0" w:color="auto"/>
        <w:bottom w:val="none" w:sz="0" w:space="0" w:color="auto"/>
        <w:right w:val="none" w:sz="0" w:space="0" w:color="auto"/>
      </w:divBdr>
      <w:divsChild>
        <w:div w:id="70395695">
          <w:marLeft w:val="0"/>
          <w:marRight w:val="0"/>
          <w:marTop w:val="0"/>
          <w:marBottom w:val="0"/>
          <w:divBdr>
            <w:top w:val="none" w:sz="0" w:space="0" w:color="auto"/>
            <w:left w:val="none" w:sz="0" w:space="0" w:color="auto"/>
            <w:bottom w:val="none" w:sz="0" w:space="0" w:color="auto"/>
            <w:right w:val="none" w:sz="0" w:space="0" w:color="auto"/>
          </w:divBdr>
          <w:divsChild>
            <w:div w:id="14633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598">
      <w:bodyDiv w:val="1"/>
      <w:marLeft w:val="0"/>
      <w:marRight w:val="0"/>
      <w:marTop w:val="0"/>
      <w:marBottom w:val="0"/>
      <w:divBdr>
        <w:top w:val="none" w:sz="0" w:space="0" w:color="auto"/>
        <w:left w:val="none" w:sz="0" w:space="0" w:color="auto"/>
        <w:bottom w:val="none" w:sz="0" w:space="0" w:color="auto"/>
        <w:right w:val="none" w:sz="0" w:space="0" w:color="auto"/>
      </w:divBdr>
      <w:divsChild>
        <w:div w:id="237521864">
          <w:marLeft w:val="0"/>
          <w:marRight w:val="0"/>
          <w:marTop w:val="0"/>
          <w:marBottom w:val="0"/>
          <w:divBdr>
            <w:top w:val="none" w:sz="0" w:space="0" w:color="auto"/>
            <w:left w:val="none" w:sz="0" w:space="0" w:color="auto"/>
            <w:bottom w:val="none" w:sz="0" w:space="0" w:color="auto"/>
            <w:right w:val="none" w:sz="0" w:space="0" w:color="auto"/>
          </w:divBdr>
          <w:divsChild>
            <w:div w:id="244069127">
              <w:marLeft w:val="0"/>
              <w:marRight w:val="0"/>
              <w:marTop w:val="0"/>
              <w:marBottom w:val="0"/>
              <w:divBdr>
                <w:top w:val="none" w:sz="0" w:space="0" w:color="auto"/>
                <w:left w:val="none" w:sz="0" w:space="0" w:color="auto"/>
                <w:bottom w:val="none" w:sz="0" w:space="0" w:color="auto"/>
                <w:right w:val="none" w:sz="0" w:space="0" w:color="auto"/>
              </w:divBdr>
            </w:div>
            <w:div w:id="499081096">
              <w:marLeft w:val="0"/>
              <w:marRight w:val="0"/>
              <w:marTop w:val="0"/>
              <w:marBottom w:val="0"/>
              <w:divBdr>
                <w:top w:val="none" w:sz="0" w:space="0" w:color="auto"/>
                <w:left w:val="none" w:sz="0" w:space="0" w:color="auto"/>
                <w:bottom w:val="none" w:sz="0" w:space="0" w:color="auto"/>
                <w:right w:val="none" w:sz="0" w:space="0" w:color="auto"/>
              </w:divBdr>
            </w:div>
            <w:div w:id="20203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865">
      <w:bodyDiv w:val="1"/>
      <w:marLeft w:val="0"/>
      <w:marRight w:val="0"/>
      <w:marTop w:val="0"/>
      <w:marBottom w:val="0"/>
      <w:divBdr>
        <w:top w:val="none" w:sz="0" w:space="0" w:color="auto"/>
        <w:left w:val="none" w:sz="0" w:space="0" w:color="auto"/>
        <w:bottom w:val="none" w:sz="0" w:space="0" w:color="auto"/>
        <w:right w:val="none" w:sz="0" w:space="0" w:color="auto"/>
      </w:divBdr>
      <w:divsChild>
        <w:div w:id="1110396178">
          <w:marLeft w:val="0"/>
          <w:marRight w:val="0"/>
          <w:marTop w:val="0"/>
          <w:marBottom w:val="0"/>
          <w:divBdr>
            <w:top w:val="none" w:sz="0" w:space="0" w:color="auto"/>
            <w:left w:val="none" w:sz="0" w:space="0" w:color="auto"/>
            <w:bottom w:val="none" w:sz="0" w:space="0" w:color="auto"/>
            <w:right w:val="none" w:sz="0" w:space="0" w:color="auto"/>
          </w:divBdr>
          <w:divsChild>
            <w:div w:id="121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126">
      <w:bodyDiv w:val="1"/>
      <w:marLeft w:val="0"/>
      <w:marRight w:val="0"/>
      <w:marTop w:val="0"/>
      <w:marBottom w:val="0"/>
      <w:divBdr>
        <w:top w:val="none" w:sz="0" w:space="0" w:color="auto"/>
        <w:left w:val="none" w:sz="0" w:space="0" w:color="auto"/>
        <w:bottom w:val="none" w:sz="0" w:space="0" w:color="auto"/>
        <w:right w:val="none" w:sz="0" w:space="0" w:color="auto"/>
      </w:divBdr>
    </w:div>
    <w:div w:id="1620868346">
      <w:bodyDiv w:val="1"/>
      <w:marLeft w:val="0"/>
      <w:marRight w:val="0"/>
      <w:marTop w:val="0"/>
      <w:marBottom w:val="0"/>
      <w:divBdr>
        <w:top w:val="none" w:sz="0" w:space="0" w:color="auto"/>
        <w:left w:val="none" w:sz="0" w:space="0" w:color="auto"/>
        <w:bottom w:val="none" w:sz="0" w:space="0" w:color="auto"/>
        <w:right w:val="none" w:sz="0" w:space="0" w:color="auto"/>
      </w:divBdr>
    </w:div>
    <w:div w:id="1648894606">
      <w:bodyDiv w:val="1"/>
      <w:marLeft w:val="0"/>
      <w:marRight w:val="0"/>
      <w:marTop w:val="0"/>
      <w:marBottom w:val="0"/>
      <w:divBdr>
        <w:top w:val="none" w:sz="0" w:space="0" w:color="auto"/>
        <w:left w:val="none" w:sz="0" w:space="0" w:color="auto"/>
        <w:bottom w:val="none" w:sz="0" w:space="0" w:color="auto"/>
        <w:right w:val="none" w:sz="0" w:space="0" w:color="auto"/>
      </w:divBdr>
      <w:divsChild>
        <w:div w:id="1651710180">
          <w:marLeft w:val="0"/>
          <w:marRight w:val="0"/>
          <w:marTop w:val="0"/>
          <w:marBottom w:val="0"/>
          <w:divBdr>
            <w:top w:val="none" w:sz="0" w:space="0" w:color="auto"/>
            <w:left w:val="none" w:sz="0" w:space="0" w:color="auto"/>
            <w:bottom w:val="none" w:sz="0" w:space="0" w:color="auto"/>
            <w:right w:val="none" w:sz="0" w:space="0" w:color="auto"/>
          </w:divBdr>
          <w:divsChild>
            <w:div w:id="1877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80">
      <w:bodyDiv w:val="1"/>
      <w:marLeft w:val="0"/>
      <w:marRight w:val="0"/>
      <w:marTop w:val="0"/>
      <w:marBottom w:val="0"/>
      <w:divBdr>
        <w:top w:val="none" w:sz="0" w:space="0" w:color="auto"/>
        <w:left w:val="none" w:sz="0" w:space="0" w:color="auto"/>
        <w:bottom w:val="none" w:sz="0" w:space="0" w:color="auto"/>
        <w:right w:val="none" w:sz="0" w:space="0" w:color="auto"/>
      </w:divBdr>
      <w:divsChild>
        <w:div w:id="2084714999">
          <w:marLeft w:val="0"/>
          <w:marRight w:val="0"/>
          <w:marTop w:val="0"/>
          <w:marBottom w:val="0"/>
          <w:divBdr>
            <w:top w:val="none" w:sz="0" w:space="0" w:color="auto"/>
            <w:left w:val="none" w:sz="0" w:space="0" w:color="auto"/>
            <w:bottom w:val="none" w:sz="0" w:space="0" w:color="auto"/>
            <w:right w:val="none" w:sz="0" w:space="0" w:color="auto"/>
          </w:divBdr>
          <w:divsChild>
            <w:div w:id="2010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7945">
      <w:bodyDiv w:val="1"/>
      <w:marLeft w:val="0"/>
      <w:marRight w:val="0"/>
      <w:marTop w:val="0"/>
      <w:marBottom w:val="0"/>
      <w:divBdr>
        <w:top w:val="none" w:sz="0" w:space="0" w:color="auto"/>
        <w:left w:val="none" w:sz="0" w:space="0" w:color="auto"/>
        <w:bottom w:val="none" w:sz="0" w:space="0" w:color="auto"/>
        <w:right w:val="none" w:sz="0" w:space="0" w:color="auto"/>
      </w:divBdr>
    </w:div>
    <w:div w:id="1718897163">
      <w:bodyDiv w:val="1"/>
      <w:marLeft w:val="0"/>
      <w:marRight w:val="0"/>
      <w:marTop w:val="0"/>
      <w:marBottom w:val="0"/>
      <w:divBdr>
        <w:top w:val="none" w:sz="0" w:space="0" w:color="auto"/>
        <w:left w:val="none" w:sz="0" w:space="0" w:color="auto"/>
        <w:bottom w:val="none" w:sz="0" w:space="0" w:color="auto"/>
        <w:right w:val="none" w:sz="0" w:space="0" w:color="auto"/>
      </w:divBdr>
      <w:divsChild>
        <w:div w:id="1490292086">
          <w:marLeft w:val="0"/>
          <w:marRight w:val="0"/>
          <w:marTop w:val="0"/>
          <w:marBottom w:val="0"/>
          <w:divBdr>
            <w:top w:val="none" w:sz="0" w:space="0" w:color="auto"/>
            <w:left w:val="none" w:sz="0" w:space="0" w:color="auto"/>
            <w:bottom w:val="none" w:sz="0" w:space="0" w:color="auto"/>
            <w:right w:val="none" w:sz="0" w:space="0" w:color="auto"/>
          </w:divBdr>
          <w:divsChild>
            <w:div w:id="1734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063">
      <w:bodyDiv w:val="1"/>
      <w:marLeft w:val="0"/>
      <w:marRight w:val="0"/>
      <w:marTop w:val="0"/>
      <w:marBottom w:val="0"/>
      <w:divBdr>
        <w:top w:val="none" w:sz="0" w:space="0" w:color="auto"/>
        <w:left w:val="none" w:sz="0" w:space="0" w:color="auto"/>
        <w:bottom w:val="none" w:sz="0" w:space="0" w:color="auto"/>
        <w:right w:val="none" w:sz="0" w:space="0" w:color="auto"/>
      </w:divBdr>
    </w:div>
    <w:div w:id="1746224996">
      <w:bodyDiv w:val="1"/>
      <w:marLeft w:val="0"/>
      <w:marRight w:val="0"/>
      <w:marTop w:val="0"/>
      <w:marBottom w:val="0"/>
      <w:divBdr>
        <w:top w:val="none" w:sz="0" w:space="0" w:color="auto"/>
        <w:left w:val="none" w:sz="0" w:space="0" w:color="auto"/>
        <w:bottom w:val="none" w:sz="0" w:space="0" w:color="auto"/>
        <w:right w:val="none" w:sz="0" w:space="0" w:color="auto"/>
      </w:divBdr>
      <w:divsChild>
        <w:div w:id="1363744362">
          <w:marLeft w:val="0"/>
          <w:marRight w:val="0"/>
          <w:marTop w:val="0"/>
          <w:marBottom w:val="0"/>
          <w:divBdr>
            <w:top w:val="none" w:sz="0" w:space="0" w:color="auto"/>
            <w:left w:val="none" w:sz="0" w:space="0" w:color="auto"/>
            <w:bottom w:val="none" w:sz="0" w:space="0" w:color="auto"/>
            <w:right w:val="none" w:sz="0" w:space="0" w:color="auto"/>
          </w:divBdr>
          <w:divsChild>
            <w:div w:id="1775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657">
      <w:bodyDiv w:val="1"/>
      <w:marLeft w:val="0"/>
      <w:marRight w:val="0"/>
      <w:marTop w:val="0"/>
      <w:marBottom w:val="0"/>
      <w:divBdr>
        <w:top w:val="none" w:sz="0" w:space="0" w:color="auto"/>
        <w:left w:val="none" w:sz="0" w:space="0" w:color="auto"/>
        <w:bottom w:val="none" w:sz="0" w:space="0" w:color="auto"/>
        <w:right w:val="none" w:sz="0" w:space="0" w:color="auto"/>
      </w:divBdr>
      <w:divsChild>
        <w:div w:id="928349576">
          <w:marLeft w:val="0"/>
          <w:marRight w:val="0"/>
          <w:marTop w:val="0"/>
          <w:marBottom w:val="0"/>
          <w:divBdr>
            <w:top w:val="none" w:sz="0" w:space="0" w:color="auto"/>
            <w:left w:val="none" w:sz="0" w:space="0" w:color="auto"/>
            <w:bottom w:val="none" w:sz="0" w:space="0" w:color="auto"/>
            <w:right w:val="none" w:sz="0" w:space="0" w:color="auto"/>
          </w:divBdr>
          <w:divsChild>
            <w:div w:id="15106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1">
      <w:bodyDiv w:val="1"/>
      <w:marLeft w:val="0"/>
      <w:marRight w:val="0"/>
      <w:marTop w:val="0"/>
      <w:marBottom w:val="0"/>
      <w:divBdr>
        <w:top w:val="none" w:sz="0" w:space="0" w:color="auto"/>
        <w:left w:val="none" w:sz="0" w:space="0" w:color="auto"/>
        <w:bottom w:val="none" w:sz="0" w:space="0" w:color="auto"/>
        <w:right w:val="none" w:sz="0" w:space="0" w:color="auto"/>
      </w:divBdr>
      <w:divsChild>
        <w:div w:id="1653024563">
          <w:marLeft w:val="0"/>
          <w:marRight w:val="0"/>
          <w:marTop w:val="0"/>
          <w:marBottom w:val="0"/>
          <w:divBdr>
            <w:top w:val="none" w:sz="0" w:space="0" w:color="auto"/>
            <w:left w:val="none" w:sz="0" w:space="0" w:color="auto"/>
            <w:bottom w:val="none" w:sz="0" w:space="0" w:color="auto"/>
            <w:right w:val="none" w:sz="0" w:space="0" w:color="auto"/>
          </w:divBdr>
          <w:divsChild>
            <w:div w:id="16732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69">
      <w:bodyDiv w:val="1"/>
      <w:marLeft w:val="0"/>
      <w:marRight w:val="0"/>
      <w:marTop w:val="0"/>
      <w:marBottom w:val="0"/>
      <w:divBdr>
        <w:top w:val="none" w:sz="0" w:space="0" w:color="auto"/>
        <w:left w:val="none" w:sz="0" w:space="0" w:color="auto"/>
        <w:bottom w:val="none" w:sz="0" w:space="0" w:color="auto"/>
        <w:right w:val="none" w:sz="0" w:space="0" w:color="auto"/>
      </w:divBdr>
      <w:divsChild>
        <w:div w:id="1897399953">
          <w:marLeft w:val="0"/>
          <w:marRight w:val="0"/>
          <w:marTop w:val="0"/>
          <w:marBottom w:val="0"/>
          <w:divBdr>
            <w:top w:val="none" w:sz="0" w:space="0" w:color="auto"/>
            <w:left w:val="none" w:sz="0" w:space="0" w:color="auto"/>
            <w:bottom w:val="none" w:sz="0" w:space="0" w:color="auto"/>
            <w:right w:val="none" w:sz="0" w:space="0" w:color="auto"/>
          </w:divBdr>
          <w:divsChild>
            <w:div w:id="1293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4426">
      <w:bodyDiv w:val="1"/>
      <w:marLeft w:val="0"/>
      <w:marRight w:val="0"/>
      <w:marTop w:val="0"/>
      <w:marBottom w:val="0"/>
      <w:divBdr>
        <w:top w:val="none" w:sz="0" w:space="0" w:color="auto"/>
        <w:left w:val="none" w:sz="0" w:space="0" w:color="auto"/>
        <w:bottom w:val="none" w:sz="0" w:space="0" w:color="auto"/>
        <w:right w:val="none" w:sz="0" w:space="0" w:color="auto"/>
      </w:divBdr>
      <w:divsChild>
        <w:div w:id="713114632">
          <w:marLeft w:val="0"/>
          <w:marRight w:val="0"/>
          <w:marTop w:val="0"/>
          <w:marBottom w:val="0"/>
          <w:divBdr>
            <w:top w:val="none" w:sz="0" w:space="0" w:color="auto"/>
            <w:left w:val="none" w:sz="0" w:space="0" w:color="auto"/>
            <w:bottom w:val="none" w:sz="0" w:space="0" w:color="auto"/>
            <w:right w:val="none" w:sz="0" w:space="0" w:color="auto"/>
          </w:divBdr>
          <w:divsChild>
            <w:div w:id="1281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663">
      <w:bodyDiv w:val="1"/>
      <w:marLeft w:val="0"/>
      <w:marRight w:val="0"/>
      <w:marTop w:val="0"/>
      <w:marBottom w:val="0"/>
      <w:divBdr>
        <w:top w:val="none" w:sz="0" w:space="0" w:color="auto"/>
        <w:left w:val="none" w:sz="0" w:space="0" w:color="auto"/>
        <w:bottom w:val="none" w:sz="0" w:space="0" w:color="auto"/>
        <w:right w:val="none" w:sz="0" w:space="0" w:color="auto"/>
      </w:divBdr>
      <w:divsChild>
        <w:div w:id="1389261655">
          <w:marLeft w:val="0"/>
          <w:marRight w:val="0"/>
          <w:marTop w:val="0"/>
          <w:marBottom w:val="0"/>
          <w:divBdr>
            <w:top w:val="none" w:sz="0" w:space="0" w:color="auto"/>
            <w:left w:val="none" w:sz="0" w:space="0" w:color="auto"/>
            <w:bottom w:val="none" w:sz="0" w:space="0" w:color="auto"/>
            <w:right w:val="none" w:sz="0" w:space="0" w:color="auto"/>
          </w:divBdr>
          <w:divsChild>
            <w:div w:id="1465197080">
              <w:marLeft w:val="0"/>
              <w:marRight w:val="0"/>
              <w:marTop w:val="0"/>
              <w:marBottom w:val="0"/>
              <w:divBdr>
                <w:top w:val="none" w:sz="0" w:space="0" w:color="auto"/>
                <w:left w:val="none" w:sz="0" w:space="0" w:color="auto"/>
                <w:bottom w:val="none" w:sz="0" w:space="0" w:color="auto"/>
                <w:right w:val="none" w:sz="0" w:space="0" w:color="auto"/>
              </w:divBdr>
            </w:div>
            <w:div w:id="2129422718">
              <w:marLeft w:val="0"/>
              <w:marRight w:val="0"/>
              <w:marTop w:val="0"/>
              <w:marBottom w:val="0"/>
              <w:divBdr>
                <w:top w:val="none" w:sz="0" w:space="0" w:color="auto"/>
                <w:left w:val="none" w:sz="0" w:space="0" w:color="auto"/>
                <w:bottom w:val="none" w:sz="0" w:space="0" w:color="auto"/>
                <w:right w:val="none" w:sz="0" w:space="0" w:color="auto"/>
              </w:divBdr>
            </w:div>
            <w:div w:id="776369329">
              <w:marLeft w:val="0"/>
              <w:marRight w:val="0"/>
              <w:marTop w:val="0"/>
              <w:marBottom w:val="0"/>
              <w:divBdr>
                <w:top w:val="none" w:sz="0" w:space="0" w:color="auto"/>
                <w:left w:val="none" w:sz="0" w:space="0" w:color="auto"/>
                <w:bottom w:val="none" w:sz="0" w:space="0" w:color="auto"/>
                <w:right w:val="none" w:sz="0" w:space="0" w:color="auto"/>
              </w:divBdr>
            </w:div>
            <w:div w:id="1740446723">
              <w:marLeft w:val="0"/>
              <w:marRight w:val="0"/>
              <w:marTop w:val="0"/>
              <w:marBottom w:val="0"/>
              <w:divBdr>
                <w:top w:val="none" w:sz="0" w:space="0" w:color="auto"/>
                <w:left w:val="none" w:sz="0" w:space="0" w:color="auto"/>
                <w:bottom w:val="none" w:sz="0" w:space="0" w:color="auto"/>
                <w:right w:val="none" w:sz="0" w:space="0" w:color="auto"/>
              </w:divBdr>
            </w:div>
            <w:div w:id="1070929620">
              <w:marLeft w:val="0"/>
              <w:marRight w:val="0"/>
              <w:marTop w:val="0"/>
              <w:marBottom w:val="0"/>
              <w:divBdr>
                <w:top w:val="none" w:sz="0" w:space="0" w:color="auto"/>
                <w:left w:val="none" w:sz="0" w:space="0" w:color="auto"/>
                <w:bottom w:val="none" w:sz="0" w:space="0" w:color="auto"/>
                <w:right w:val="none" w:sz="0" w:space="0" w:color="auto"/>
              </w:divBdr>
            </w:div>
            <w:div w:id="1205019944">
              <w:marLeft w:val="0"/>
              <w:marRight w:val="0"/>
              <w:marTop w:val="0"/>
              <w:marBottom w:val="0"/>
              <w:divBdr>
                <w:top w:val="none" w:sz="0" w:space="0" w:color="auto"/>
                <w:left w:val="none" w:sz="0" w:space="0" w:color="auto"/>
                <w:bottom w:val="none" w:sz="0" w:space="0" w:color="auto"/>
                <w:right w:val="none" w:sz="0" w:space="0" w:color="auto"/>
              </w:divBdr>
            </w:div>
            <w:div w:id="1903521989">
              <w:marLeft w:val="0"/>
              <w:marRight w:val="0"/>
              <w:marTop w:val="0"/>
              <w:marBottom w:val="0"/>
              <w:divBdr>
                <w:top w:val="none" w:sz="0" w:space="0" w:color="auto"/>
                <w:left w:val="none" w:sz="0" w:space="0" w:color="auto"/>
                <w:bottom w:val="none" w:sz="0" w:space="0" w:color="auto"/>
                <w:right w:val="none" w:sz="0" w:space="0" w:color="auto"/>
              </w:divBdr>
            </w:div>
            <w:div w:id="1642465069">
              <w:marLeft w:val="0"/>
              <w:marRight w:val="0"/>
              <w:marTop w:val="0"/>
              <w:marBottom w:val="0"/>
              <w:divBdr>
                <w:top w:val="none" w:sz="0" w:space="0" w:color="auto"/>
                <w:left w:val="none" w:sz="0" w:space="0" w:color="auto"/>
                <w:bottom w:val="none" w:sz="0" w:space="0" w:color="auto"/>
                <w:right w:val="none" w:sz="0" w:space="0" w:color="auto"/>
              </w:divBdr>
            </w:div>
            <w:div w:id="1079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693">
      <w:bodyDiv w:val="1"/>
      <w:marLeft w:val="0"/>
      <w:marRight w:val="0"/>
      <w:marTop w:val="0"/>
      <w:marBottom w:val="0"/>
      <w:divBdr>
        <w:top w:val="none" w:sz="0" w:space="0" w:color="auto"/>
        <w:left w:val="none" w:sz="0" w:space="0" w:color="auto"/>
        <w:bottom w:val="none" w:sz="0" w:space="0" w:color="auto"/>
        <w:right w:val="none" w:sz="0" w:space="0" w:color="auto"/>
      </w:divBdr>
      <w:divsChild>
        <w:div w:id="1149977387">
          <w:marLeft w:val="0"/>
          <w:marRight w:val="0"/>
          <w:marTop w:val="0"/>
          <w:marBottom w:val="0"/>
          <w:divBdr>
            <w:top w:val="none" w:sz="0" w:space="0" w:color="auto"/>
            <w:left w:val="none" w:sz="0" w:space="0" w:color="auto"/>
            <w:bottom w:val="none" w:sz="0" w:space="0" w:color="auto"/>
            <w:right w:val="none" w:sz="0" w:space="0" w:color="auto"/>
          </w:divBdr>
          <w:divsChild>
            <w:div w:id="41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2507">
      <w:bodyDiv w:val="1"/>
      <w:marLeft w:val="0"/>
      <w:marRight w:val="0"/>
      <w:marTop w:val="0"/>
      <w:marBottom w:val="0"/>
      <w:divBdr>
        <w:top w:val="none" w:sz="0" w:space="0" w:color="auto"/>
        <w:left w:val="none" w:sz="0" w:space="0" w:color="auto"/>
        <w:bottom w:val="none" w:sz="0" w:space="0" w:color="auto"/>
        <w:right w:val="none" w:sz="0" w:space="0" w:color="auto"/>
      </w:divBdr>
      <w:divsChild>
        <w:div w:id="940916506">
          <w:marLeft w:val="0"/>
          <w:marRight w:val="0"/>
          <w:marTop w:val="0"/>
          <w:marBottom w:val="0"/>
          <w:divBdr>
            <w:top w:val="none" w:sz="0" w:space="0" w:color="auto"/>
            <w:left w:val="none" w:sz="0" w:space="0" w:color="auto"/>
            <w:bottom w:val="none" w:sz="0" w:space="0" w:color="auto"/>
            <w:right w:val="none" w:sz="0" w:space="0" w:color="auto"/>
          </w:divBdr>
          <w:divsChild>
            <w:div w:id="898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7972">
      <w:bodyDiv w:val="1"/>
      <w:marLeft w:val="0"/>
      <w:marRight w:val="0"/>
      <w:marTop w:val="0"/>
      <w:marBottom w:val="0"/>
      <w:divBdr>
        <w:top w:val="none" w:sz="0" w:space="0" w:color="auto"/>
        <w:left w:val="none" w:sz="0" w:space="0" w:color="auto"/>
        <w:bottom w:val="none" w:sz="0" w:space="0" w:color="auto"/>
        <w:right w:val="none" w:sz="0" w:space="0" w:color="auto"/>
      </w:divBdr>
      <w:divsChild>
        <w:div w:id="1403060327">
          <w:marLeft w:val="0"/>
          <w:marRight w:val="0"/>
          <w:marTop w:val="0"/>
          <w:marBottom w:val="0"/>
          <w:divBdr>
            <w:top w:val="none" w:sz="0" w:space="0" w:color="auto"/>
            <w:left w:val="none" w:sz="0" w:space="0" w:color="auto"/>
            <w:bottom w:val="none" w:sz="0" w:space="0" w:color="auto"/>
            <w:right w:val="none" w:sz="0" w:space="0" w:color="auto"/>
          </w:divBdr>
          <w:divsChild>
            <w:div w:id="810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720">
      <w:bodyDiv w:val="1"/>
      <w:marLeft w:val="0"/>
      <w:marRight w:val="0"/>
      <w:marTop w:val="0"/>
      <w:marBottom w:val="0"/>
      <w:divBdr>
        <w:top w:val="none" w:sz="0" w:space="0" w:color="auto"/>
        <w:left w:val="none" w:sz="0" w:space="0" w:color="auto"/>
        <w:bottom w:val="none" w:sz="0" w:space="0" w:color="auto"/>
        <w:right w:val="none" w:sz="0" w:space="0" w:color="auto"/>
      </w:divBdr>
      <w:divsChild>
        <w:div w:id="1690335407">
          <w:marLeft w:val="0"/>
          <w:marRight w:val="0"/>
          <w:marTop w:val="0"/>
          <w:marBottom w:val="0"/>
          <w:divBdr>
            <w:top w:val="none" w:sz="0" w:space="0" w:color="auto"/>
            <w:left w:val="none" w:sz="0" w:space="0" w:color="auto"/>
            <w:bottom w:val="none" w:sz="0" w:space="0" w:color="auto"/>
            <w:right w:val="none" w:sz="0" w:space="0" w:color="auto"/>
          </w:divBdr>
          <w:divsChild>
            <w:div w:id="17821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6206">
      <w:bodyDiv w:val="1"/>
      <w:marLeft w:val="0"/>
      <w:marRight w:val="0"/>
      <w:marTop w:val="0"/>
      <w:marBottom w:val="0"/>
      <w:divBdr>
        <w:top w:val="none" w:sz="0" w:space="0" w:color="auto"/>
        <w:left w:val="none" w:sz="0" w:space="0" w:color="auto"/>
        <w:bottom w:val="none" w:sz="0" w:space="0" w:color="auto"/>
        <w:right w:val="none" w:sz="0" w:space="0" w:color="auto"/>
      </w:divBdr>
      <w:divsChild>
        <w:div w:id="2096778455">
          <w:marLeft w:val="0"/>
          <w:marRight w:val="0"/>
          <w:marTop w:val="0"/>
          <w:marBottom w:val="0"/>
          <w:divBdr>
            <w:top w:val="none" w:sz="0" w:space="0" w:color="auto"/>
            <w:left w:val="none" w:sz="0" w:space="0" w:color="auto"/>
            <w:bottom w:val="none" w:sz="0" w:space="0" w:color="auto"/>
            <w:right w:val="none" w:sz="0" w:space="0" w:color="auto"/>
          </w:divBdr>
          <w:divsChild>
            <w:div w:id="4388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1306">
      <w:bodyDiv w:val="1"/>
      <w:marLeft w:val="0"/>
      <w:marRight w:val="0"/>
      <w:marTop w:val="0"/>
      <w:marBottom w:val="0"/>
      <w:divBdr>
        <w:top w:val="none" w:sz="0" w:space="0" w:color="auto"/>
        <w:left w:val="none" w:sz="0" w:space="0" w:color="auto"/>
        <w:bottom w:val="none" w:sz="0" w:space="0" w:color="auto"/>
        <w:right w:val="none" w:sz="0" w:space="0" w:color="auto"/>
      </w:divBdr>
    </w:div>
    <w:div w:id="2041084461">
      <w:bodyDiv w:val="1"/>
      <w:marLeft w:val="0"/>
      <w:marRight w:val="0"/>
      <w:marTop w:val="0"/>
      <w:marBottom w:val="0"/>
      <w:divBdr>
        <w:top w:val="none" w:sz="0" w:space="0" w:color="auto"/>
        <w:left w:val="none" w:sz="0" w:space="0" w:color="auto"/>
        <w:bottom w:val="none" w:sz="0" w:space="0" w:color="auto"/>
        <w:right w:val="none" w:sz="0" w:space="0" w:color="auto"/>
      </w:divBdr>
    </w:div>
    <w:div w:id="2048792752">
      <w:bodyDiv w:val="1"/>
      <w:marLeft w:val="0"/>
      <w:marRight w:val="0"/>
      <w:marTop w:val="0"/>
      <w:marBottom w:val="0"/>
      <w:divBdr>
        <w:top w:val="none" w:sz="0" w:space="0" w:color="auto"/>
        <w:left w:val="none" w:sz="0" w:space="0" w:color="auto"/>
        <w:bottom w:val="none" w:sz="0" w:space="0" w:color="auto"/>
        <w:right w:val="none" w:sz="0" w:space="0" w:color="auto"/>
      </w:divBdr>
    </w:div>
    <w:div w:id="2062240526">
      <w:bodyDiv w:val="1"/>
      <w:marLeft w:val="0"/>
      <w:marRight w:val="0"/>
      <w:marTop w:val="0"/>
      <w:marBottom w:val="0"/>
      <w:divBdr>
        <w:top w:val="none" w:sz="0" w:space="0" w:color="auto"/>
        <w:left w:val="none" w:sz="0" w:space="0" w:color="auto"/>
        <w:bottom w:val="none" w:sz="0" w:space="0" w:color="auto"/>
        <w:right w:val="none" w:sz="0" w:space="0" w:color="auto"/>
      </w:divBdr>
      <w:divsChild>
        <w:div w:id="42213775">
          <w:marLeft w:val="0"/>
          <w:marRight w:val="0"/>
          <w:marTop w:val="0"/>
          <w:marBottom w:val="0"/>
          <w:divBdr>
            <w:top w:val="none" w:sz="0" w:space="0" w:color="auto"/>
            <w:left w:val="none" w:sz="0" w:space="0" w:color="auto"/>
            <w:bottom w:val="none" w:sz="0" w:space="0" w:color="auto"/>
            <w:right w:val="none" w:sz="0" w:space="0" w:color="auto"/>
          </w:divBdr>
          <w:divsChild>
            <w:div w:id="1046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647">
      <w:bodyDiv w:val="1"/>
      <w:marLeft w:val="0"/>
      <w:marRight w:val="0"/>
      <w:marTop w:val="0"/>
      <w:marBottom w:val="0"/>
      <w:divBdr>
        <w:top w:val="none" w:sz="0" w:space="0" w:color="auto"/>
        <w:left w:val="none" w:sz="0" w:space="0" w:color="auto"/>
        <w:bottom w:val="none" w:sz="0" w:space="0" w:color="auto"/>
        <w:right w:val="none" w:sz="0" w:space="0" w:color="auto"/>
      </w:divBdr>
      <w:divsChild>
        <w:div w:id="845510838">
          <w:marLeft w:val="0"/>
          <w:marRight w:val="0"/>
          <w:marTop w:val="0"/>
          <w:marBottom w:val="0"/>
          <w:divBdr>
            <w:top w:val="none" w:sz="0" w:space="0" w:color="auto"/>
            <w:left w:val="none" w:sz="0" w:space="0" w:color="auto"/>
            <w:bottom w:val="none" w:sz="0" w:space="0" w:color="auto"/>
            <w:right w:val="none" w:sz="0" w:space="0" w:color="auto"/>
          </w:divBdr>
          <w:divsChild>
            <w:div w:id="16739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7391">
      <w:bodyDiv w:val="1"/>
      <w:marLeft w:val="0"/>
      <w:marRight w:val="0"/>
      <w:marTop w:val="0"/>
      <w:marBottom w:val="0"/>
      <w:divBdr>
        <w:top w:val="none" w:sz="0" w:space="0" w:color="auto"/>
        <w:left w:val="none" w:sz="0" w:space="0" w:color="auto"/>
        <w:bottom w:val="none" w:sz="0" w:space="0" w:color="auto"/>
        <w:right w:val="none" w:sz="0" w:space="0" w:color="auto"/>
      </w:divBdr>
      <w:divsChild>
        <w:div w:id="1223832436">
          <w:marLeft w:val="0"/>
          <w:marRight w:val="0"/>
          <w:marTop w:val="0"/>
          <w:marBottom w:val="0"/>
          <w:divBdr>
            <w:top w:val="none" w:sz="0" w:space="0" w:color="auto"/>
            <w:left w:val="none" w:sz="0" w:space="0" w:color="auto"/>
            <w:bottom w:val="none" w:sz="0" w:space="0" w:color="auto"/>
            <w:right w:val="none" w:sz="0" w:space="0" w:color="auto"/>
          </w:divBdr>
          <w:divsChild>
            <w:div w:id="1470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3322">
      <w:bodyDiv w:val="1"/>
      <w:marLeft w:val="0"/>
      <w:marRight w:val="0"/>
      <w:marTop w:val="0"/>
      <w:marBottom w:val="0"/>
      <w:divBdr>
        <w:top w:val="none" w:sz="0" w:space="0" w:color="auto"/>
        <w:left w:val="none" w:sz="0" w:space="0" w:color="auto"/>
        <w:bottom w:val="none" w:sz="0" w:space="0" w:color="auto"/>
        <w:right w:val="none" w:sz="0" w:space="0" w:color="auto"/>
      </w:divBdr>
    </w:div>
    <w:div w:id="2096244852">
      <w:bodyDiv w:val="1"/>
      <w:marLeft w:val="0"/>
      <w:marRight w:val="0"/>
      <w:marTop w:val="0"/>
      <w:marBottom w:val="0"/>
      <w:divBdr>
        <w:top w:val="none" w:sz="0" w:space="0" w:color="auto"/>
        <w:left w:val="none" w:sz="0" w:space="0" w:color="auto"/>
        <w:bottom w:val="none" w:sz="0" w:space="0" w:color="auto"/>
        <w:right w:val="none" w:sz="0" w:space="0" w:color="auto"/>
      </w:divBdr>
      <w:divsChild>
        <w:div w:id="1802532909">
          <w:marLeft w:val="0"/>
          <w:marRight w:val="0"/>
          <w:marTop w:val="0"/>
          <w:marBottom w:val="0"/>
          <w:divBdr>
            <w:top w:val="none" w:sz="0" w:space="0" w:color="auto"/>
            <w:left w:val="none" w:sz="0" w:space="0" w:color="auto"/>
            <w:bottom w:val="none" w:sz="0" w:space="0" w:color="auto"/>
            <w:right w:val="none" w:sz="0" w:space="0" w:color="auto"/>
          </w:divBdr>
          <w:divsChild>
            <w:div w:id="19442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564">
      <w:bodyDiv w:val="1"/>
      <w:marLeft w:val="0"/>
      <w:marRight w:val="0"/>
      <w:marTop w:val="0"/>
      <w:marBottom w:val="0"/>
      <w:divBdr>
        <w:top w:val="none" w:sz="0" w:space="0" w:color="auto"/>
        <w:left w:val="none" w:sz="0" w:space="0" w:color="auto"/>
        <w:bottom w:val="none" w:sz="0" w:space="0" w:color="auto"/>
        <w:right w:val="none" w:sz="0" w:space="0" w:color="auto"/>
      </w:divBdr>
      <w:divsChild>
        <w:div w:id="1011957918">
          <w:marLeft w:val="0"/>
          <w:marRight w:val="0"/>
          <w:marTop w:val="0"/>
          <w:marBottom w:val="0"/>
          <w:divBdr>
            <w:top w:val="none" w:sz="0" w:space="0" w:color="auto"/>
            <w:left w:val="none" w:sz="0" w:space="0" w:color="auto"/>
            <w:bottom w:val="none" w:sz="0" w:space="0" w:color="auto"/>
            <w:right w:val="none" w:sz="0" w:space="0" w:color="auto"/>
          </w:divBdr>
          <w:divsChild>
            <w:div w:id="4336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271">
      <w:bodyDiv w:val="1"/>
      <w:marLeft w:val="0"/>
      <w:marRight w:val="0"/>
      <w:marTop w:val="0"/>
      <w:marBottom w:val="0"/>
      <w:divBdr>
        <w:top w:val="none" w:sz="0" w:space="0" w:color="auto"/>
        <w:left w:val="none" w:sz="0" w:space="0" w:color="auto"/>
        <w:bottom w:val="none" w:sz="0" w:space="0" w:color="auto"/>
        <w:right w:val="none" w:sz="0" w:space="0" w:color="auto"/>
      </w:divBdr>
      <w:divsChild>
        <w:div w:id="1968004109">
          <w:marLeft w:val="0"/>
          <w:marRight w:val="0"/>
          <w:marTop w:val="0"/>
          <w:marBottom w:val="0"/>
          <w:divBdr>
            <w:top w:val="none" w:sz="0" w:space="0" w:color="auto"/>
            <w:left w:val="none" w:sz="0" w:space="0" w:color="auto"/>
            <w:bottom w:val="none" w:sz="0" w:space="0" w:color="auto"/>
            <w:right w:val="none" w:sz="0" w:space="0" w:color="auto"/>
          </w:divBdr>
          <w:divsChild>
            <w:div w:id="2110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4077">
      <w:bodyDiv w:val="1"/>
      <w:marLeft w:val="0"/>
      <w:marRight w:val="0"/>
      <w:marTop w:val="0"/>
      <w:marBottom w:val="0"/>
      <w:divBdr>
        <w:top w:val="none" w:sz="0" w:space="0" w:color="auto"/>
        <w:left w:val="none" w:sz="0" w:space="0" w:color="auto"/>
        <w:bottom w:val="none" w:sz="0" w:space="0" w:color="auto"/>
        <w:right w:val="none" w:sz="0" w:space="0" w:color="auto"/>
      </w:divBdr>
    </w:div>
    <w:div w:id="2145150747">
      <w:bodyDiv w:val="1"/>
      <w:marLeft w:val="0"/>
      <w:marRight w:val="0"/>
      <w:marTop w:val="0"/>
      <w:marBottom w:val="0"/>
      <w:divBdr>
        <w:top w:val="none" w:sz="0" w:space="0" w:color="auto"/>
        <w:left w:val="none" w:sz="0" w:space="0" w:color="auto"/>
        <w:bottom w:val="none" w:sz="0" w:space="0" w:color="auto"/>
        <w:right w:val="none" w:sz="0" w:space="0" w:color="auto"/>
      </w:divBdr>
      <w:divsChild>
        <w:div w:id="1014378539">
          <w:marLeft w:val="0"/>
          <w:marRight w:val="0"/>
          <w:marTop w:val="0"/>
          <w:marBottom w:val="0"/>
          <w:divBdr>
            <w:top w:val="none" w:sz="0" w:space="0" w:color="auto"/>
            <w:left w:val="none" w:sz="0" w:space="0" w:color="auto"/>
            <w:bottom w:val="none" w:sz="0" w:space="0" w:color="auto"/>
            <w:right w:val="none" w:sz="0" w:space="0" w:color="auto"/>
          </w:divBdr>
          <w:divsChild>
            <w:div w:id="1107894011">
              <w:marLeft w:val="0"/>
              <w:marRight w:val="0"/>
              <w:marTop w:val="0"/>
              <w:marBottom w:val="0"/>
              <w:divBdr>
                <w:top w:val="none" w:sz="0" w:space="0" w:color="auto"/>
                <w:left w:val="none" w:sz="0" w:space="0" w:color="auto"/>
                <w:bottom w:val="none" w:sz="0" w:space="0" w:color="auto"/>
                <w:right w:val="none" w:sz="0" w:space="0" w:color="auto"/>
              </w:divBdr>
            </w:div>
            <w:div w:id="660934201">
              <w:marLeft w:val="0"/>
              <w:marRight w:val="0"/>
              <w:marTop w:val="0"/>
              <w:marBottom w:val="0"/>
              <w:divBdr>
                <w:top w:val="none" w:sz="0" w:space="0" w:color="auto"/>
                <w:left w:val="none" w:sz="0" w:space="0" w:color="auto"/>
                <w:bottom w:val="none" w:sz="0" w:space="0" w:color="auto"/>
                <w:right w:val="none" w:sz="0" w:space="0" w:color="auto"/>
              </w:divBdr>
            </w:div>
            <w:div w:id="740368800">
              <w:marLeft w:val="0"/>
              <w:marRight w:val="0"/>
              <w:marTop w:val="0"/>
              <w:marBottom w:val="0"/>
              <w:divBdr>
                <w:top w:val="none" w:sz="0" w:space="0" w:color="auto"/>
                <w:left w:val="none" w:sz="0" w:space="0" w:color="auto"/>
                <w:bottom w:val="none" w:sz="0" w:space="0" w:color="auto"/>
                <w:right w:val="none" w:sz="0" w:space="0" w:color="auto"/>
              </w:divBdr>
            </w:div>
            <w:div w:id="362176159">
              <w:marLeft w:val="0"/>
              <w:marRight w:val="0"/>
              <w:marTop w:val="0"/>
              <w:marBottom w:val="0"/>
              <w:divBdr>
                <w:top w:val="none" w:sz="0" w:space="0" w:color="auto"/>
                <w:left w:val="none" w:sz="0" w:space="0" w:color="auto"/>
                <w:bottom w:val="none" w:sz="0" w:space="0" w:color="auto"/>
                <w:right w:val="none" w:sz="0" w:space="0" w:color="auto"/>
              </w:divBdr>
            </w:div>
            <w:div w:id="761529675">
              <w:marLeft w:val="0"/>
              <w:marRight w:val="0"/>
              <w:marTop w:val="0"/>
              <w:marBottom w:val="0"/>
              <w:divBdr>
                <w:top w:val="none" w:sz="0" w:space="0" w:color="auto"/>
                <w:left w:val="none" w:sz="0" w:space="0" w:color="auto"/>
                <w:bottom w:val="none" w:sz="0" w:space="0" w:color="auto"/>
                <w:right w:val="none" w:sz="0" w:space="0" w:color="auto"/>
              </w:divBdr>
            </w:div>
            <w:div w:id="103621322">
              <w:marLeft w:val="0"/>
              <w:marRight w:val="0"/>
              <w:marTop w:val="0"/>
              <w:marBottom w:val="0"/>
              <w:divBdr>
                <w:top w:val="none" w:sz="0" w:space="0" w:color="auto"/>
                <w:left w:val="none" w:sz="0" w:space="0" w:color="auto"/>
                <w:bottom w:val="none" w:sz="0" w:space="0" w:color="auto"/>
                <w:right w:val="none" w:sz="0" w:space="0" w:color="auto"/>
              </w:divBdr>
            </w:div>
            <w:div w:id="934871384">
              <w:marLeft w:val="0"/>
              <w:marRight w:val="0"/>
              <w:marTop w:val="0"/>
              <w:marBottom w:val="0"/>
              <w:divBdr>
                <w:top w:val="none" w:sz="0" w:space="0" w:color="auto"/>
                <w:left w:val="none" w:sz="0" w:space="0" w:color="auto"/>
                <w:bottom w:val="none" w:sz="0" w:space="0" w:color="auto"/>
                <w:right w:val="none" w:sz="0" w:space="0" w:color="auto"/>
              </w:divBdr>
            </w:div>
            <w:div w:id="76291320">
              <w:marLeft w:val="0"/>
              <w:marRight w:val="0"/>
              <w:marTop w:val="0"/>
              <w:marBottom w:val="0"/>
              <w:divBdr>
                <w:top w:val="none" w:sz="0" w:space="0" w:color="auto"/>
                <w:left w:val="none" w:sz="0" w:space="0" w:color="auto"/>
                <w:bottom w:val="none" w:sz="0" w:space="0" w:color="auto"/>
                <w:right w:val="none" w:sz="0" w:space="0" w:color="auto"/>
              </w:divBdr>
            </w:div>
            <w:div w:id="19908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3c4bbfb9f47078/&#25991;&#26723;/&#27605;&#35774;/GradPaper/&#25991;&#26723;/&#23454;&#39564;&#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主观实验结果</a:t>
            </a:r>
          </a:p>
        </c:rich>
      </c:tx>
      <c:layout>
        <c:manualLayout>
          <c:xMode val="edge"/>
          <c:yMode val="edge"/>
          <c:x val="0.41449276689251052"/>
          <c:y val="3.4921366871313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90520959301099"/>
          <c:y val="0.15657700894552193"/>
          <c:w val="0.7039766032413155"/>
          <c:h val="0.71961769791980035"/>
        </c:manualLayout>
      </c:layout>
      <c:lineChart>
        <c:grouping val="standard"/>
        <c:varyColors val="0"/>
        <c:ser>
          <c:idx val="0"/>
          <c:order val="0"/>
          <c:tx>
            <c:strRef>
              <c:f>Sheet1!$Q$2</c:f>
              <c:strCache>
                <c:ptCount val="1"/>
                <c:pt idx="0">
                  <c:v>受试者1</c:v>
                </c:pt>
              </c:strCache>
            </c:strRef>
          </c:tx>
          <c:spPr>
            <a:ln w="28575" cap="rnd">
              <a:noFill/>
              <a:round/>
            </a:ln>
            <a:effectLst/>
          </c:spPr>
          <c:marker>
            <c:symbol val="circle"/>
            <c:size val="5"/>
            <c:spPr>
              <a:solidFill>
                <a:schemeClr val="accent1"/>
              </a:solidFill>
              <a:ln w="9525">
                <a:solidFill>
                  <a:schemeClr val="accent1"/>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Sheet1!$Q$3:$Q$7</c:f>
              <c:numCache>
                <c:formatCode>General</c:formatCode>
                <c:ptCount val="5"/>
                <c:pt idx="1">
                  <c:v>7</c:v>
                </c:pt>
                <c:pt idx="2">
                  <c:v>9.5</c:v>
                </c:pt>
                <c:pt idx="3">
                  <c:v>8.5</c:v>
                </c:pt>
                <c:pt idx="4">
                  <c:v>9</c:v>
                </c:pt>
              </c:numCache>
            </c:numRef>
          </c:val>
          <c:smooth val="0"/>
          <c:extLst>
            <c:ext xmlns:c16="http://schemas.microsoft.com/office/drawing/2014/chart" uri="{C3380CC4-5D6E-409C-BE32-E72D297353CC}">
              <c16:uniqueId val="{00000000-ECF7-4529-9FC9-F84159F0680D}"/>
            </c:ext>
          </c:extLst>
        </c:ser>
        <c:ser>
          <c:idx val="1"/>
          <c:order val="1"/>
          <c:tx>
            <c:strRef>
              <c:f>Sheet1!$R$2</c:f>
              <c:strCache>
                <c:ptCount val="1"/>
                <c:pt idx="0">
                  <c:v>受试者2</c:v>
                </c:pt>
              </c:strCache>
            </c:strRef>
          </c:tx>
          <c:spPr>
            <a:ln w="28575" cap="rnd">
              <a:noFill/>
              <a:round/>
            </a:ln>
            <a:effectLst/>
          </c:spPr>
          <c:marker>
            <c:symbol val="circle"/>
            <c:size val="5"/>
            <c:spPr>
              <a:solidFill>
                <a:schemeClr val="accent2"/>
              </a:solidFill>
              <a:ln w="9525">
                <a:solidFill>
                  <a:schemeClr val="accent2"/>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Sheet1!$R$3:$R$7</c:f>
              <c:numCache>
                <c:formatCode>General</c:formatCode>
                <c:ptCount val="5"/>
                <c:pt idx="0">
                  <c:v>6</c:v>
                </c:pt>
                <c:pt idx="1">
                  <c:v>7.4</c:v>
                </c:pt>
                <c:pt idx="2">
                  <c:v>9</c:v>
                </c:pt>
                <c:pt idx="3">
                  <c:v>8.8000000000000007</c:v>
                </c:pt>
                <c:pt idx="4">
                  <c:v>9.3000000000000007</c:v>
                </c:pt>
              </c:numCache>
            </c:numRef>
          </c:val>
          <c:smooth val="0"/>
          <c:extLst>
            <c:ext xmlns:c16="http://schemas.microsoft.com/office/drawing/2014/chart" uri="{C3380CC4-5D6E-409C-BE32-E72D297353CC}">
              <c16:uniqueId val="{00000001-ECF7-4529-9FC9-F84159F0680D}"/>
            </c:ext>
          </c:extLst>
        </c:ser>
        <c:ser>
          <c:idx val="2"/>
          <c:order val="2"/>
          <c:tx>
            <c:strRef>
              <c:f>Sheet1!$S$2</c:f>
              <c:strCache>
                <c:ptCount val="1"/>
                <c:pt idx="0">
                  <c:v>受试者3</c:v>
                </c:pt>
              </c:strCache>
            </c:strRef>
          </c:tx>
          <c:spPr>
            <a:ln w="28575" cap="rnd">
              <a:noFill/>
              <a:round/>
            </a:ln>
            <a:effectLst/>
          </c:spPr>
          <c:marker>
            <c:symbol val="circle"/>
            <c:size val="5"/>
            <c:spPr>
              <a:solidFill>
                <a:schemeClr val="accent3"/>
              </a:solidFill>
              <a:ln w="9525">
                <a:solidFill>
                  <a:schemeClr val="accent3"/>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Sheet1!$S$3:$S$7</c:f>
              <c:numCache>
                <c:formatCode>General</c:formatCode>
                <c:ptCount val="5"/>
                <c:pt idx="0">
                  <c:v>7</c:v>
                </c:pt>
              </c:numCache>
            </c:numRef>
          </c:val>
          <c:smooth val="0"/>
          <c:extLst>
            <c:ext xmlns:c16="http://schemas.microsoft.com/office/drawing/2014/chart" uri="{C3380CC4-5D6E-409C-BE32-E72D297353CC}">
              <c16:uniqueId val="{00000002-ECF7-4529-9FC9-F84159F0680D}"/>
            </c:ext>
          </c:extLst>
        </c:ser>
        <c:ser>
          <c:idx val="3"/>
          <c:order val="3"/>
          <c:tx>
            <c:strRef>
              <c:f>Sheet1!$T$2</c:f>
              <c:strCache>
                <c:ptCount val="1"/>
                <c:pt idx="0">
                  <c:v>受试者4</c:v>
                </c:pt>
              </c:strCache>
            </c:strRef>
          </c:tx>
          <c:spPr>
            <a:ln w="28575" cap="rnd">
              <a:noFill/>
              <a:round/>
            </a:ln>
            <a:effectLst/>
          </c:spPr>
          <c:marker>
            <c:symbol val="circle"/>
            <c:size val="5"/>
            <c:spPr>
              <a:solidFill>
                <a:schemeClr val="accent4"/>
              </a:solidFill>
              <a:ln w="9525">
                <a:solidFill>
                  <a:schemeClr val="accent4"/>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Sheet1!$T$3:$T$7</c:f>
              <c:numCache>
                <c:formatCode>General</c:formatCode>
                <c:ptCount val="5"/>
                <c:pt idx="0">
                  <c:v>6</c:v>
                </c:pt>
                <c:pt idx="1">
                  <c:v>8</c:v>
                </c:pt>
                <c:pt idx="2">
                  <c:v>9</c:v>
                </c:pt>
                <c:pt idx="3">
                  <c:v>6</c:v>
                </c:pt>
                <c:pt idx="4">
                  <c:v>9</c:v>
                </c:pt>
              </c:numCache>
            </c:numRef>
          </c:val>
          <c:smooth val="0"/>
          <c:extLst>
            <c:ext xmlns:c16="http://schemas.microsoft.com/office/drawing/2014/chart" uri="{C3380CC4-5D6E-409C-BE32-E72D297353CC}">
              <c16:uniqueId val="{00000003-ECF7-4529-9FC9-F84159F0680D}"/>
            </c:ext>
          </c:extLst>
        </c:ser>
        <c:ser>
          <c:idx val="4"/>
          <c:order val="4"/>
          <c:tx>
            <c:strRef>
              <c:f>Sheet1!$U$2</c:f>
              <c:strCache>
                <c:ptCount val="1"/>
                <c:pt idx="0">
                  <c:v>受试者5</c:v>
                </c:pt>
              </c:strCache>
            </c:strRef>
          </c:tx>
          <c:spPr>
            <a:ln w="28575" cap="rnd">
              <a:noFill/>
              <a:round/>
            </a:ln>
            <a:effectLst/>
          </c:spPr>
          <c:marker>
            <c:symbol val="circle"/>
            <c:size val="5"/>
            <c:spPr>
              <a:solidFill>
                <a:schemeClr val="accent5"/>
              </a:solidFill>
              <a:ln w="9525">
                <a:solidFill>
                  <a:schemeClr val="accent5"/>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Sheet1!$U$3:$U$7</c:f>
              <c:numCache>
                <c:formatCode>General</c:formatCode>
                <c:ptCount val="5"/>
                <c:pt idx="0">
                  <c:v>6</c:v>
                </c:pt>
                <c:pt idx="1">
                  <c:v>7</c:v>
                </c:pt>
                <c:pt idx="2">
                  <c:v>9</c:v>
                </c:pt>
                <c:pt idx="3">
                  <c:v>9</c:v>
                </c:pt>
                <c:pt idx="4">
                  <c:v>10</c:v>
                </c:pt>
              </c:numCache>
            </c:numRef>
          </c:val>
          <c:smooth val="0"/>
          <c:extLst>
            <c:ext xmlns:c16="http://schemas.microsoft.com/office/drawing/2014/chart" uri="{C3380CC4-5D6E-409C-BE32-E72D297353CC}">
              <c16:uniqueId val="{00000004-ECF7-4529-9FC9-F84159F0680D}"/>
            </c:ext>
          </c:extLst>
        </c:ser>
        <c:ser>
          <c:idx val="5"/>
          <c:order val="5"/>
          <c:tx>
            <c:strRef>
              <c:f>Sheet1!$V$2</c:f>
              <c:strCache>
                <c:ptCount val="1"/>
                <c:pt idx="0">
                  <c:v>受试者6</c:v>
                </c:pt>
              </c:strCache>
            </c:strRef>
          </c:tx>
          <c:spPr>
            <a:ln w="28575" cap="rnd">
              <a:noFill/>
              <a:round/>
            </a:ln>
            <a:effectLst/>
          </c:spPr>
          <c:marker>
            <c:symbol val="circle"/>
            <c:size val="5"/>
            <c:spPr>
              <a:solidFill>
                <a:schemeClr val="accent6"/>
              </a:solidFill>
              <a:ln w="9525">
                <a:solidFill>
                  <a:schemeClr val="accent6"/>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Sheet1!$V$3:$V$7</c:f>
              <c:numCache>
                <c:formatCode>General</c:formatCode>
                <c:ptCount val="5"/>
                <c:pt idx="0">
                  <c:v>6</c:v>
                </c:pt>
                <c:pt idx="1">
                  <c:v>7</c:v>
                </c:pt>
                <c:pt idx="2">
                  <c:v>7</c:v>
                </c:pt>
                <c:pt idx="3">
                  <c:v>8</c:v>
                </c:pt>
                <c:pt idx="4">
                  <c:v>8</c:v>
                </c:pt>
              </c:numCache>
            </c:numRef>
          </c:val>
          <c:smooth val="0"/>
          <c:extLst>
            <c:ext xmlns:c16="http://schemas.microsoft.com/office/drawing/2014/chart" uri="{C3380CC4-5D6E-409C-BE32-E72D297353CC}">
              <c16:uniqueId val="{00000005-ECF7-4529-9FC9-F84159F0680D}"/>
            </c:ext>
          </c:extLst>
        </c:ser>
        <c:ser>
          <c:idx val="6"/>
          <c:order val="6"/>
          <c:tx>
            <c:strRef>
              <c:f>Sheet1!$W$2</c:f>
              <c:strCache>
                <c:ptCount val="1"/>
                <c:pt idx="0">
                  <c:v>受试者7</c:v>
                </c:pt>
              </c:strCache>
            </c:strRef>
          </c:tx>
          <c:spPr>
            <a:ln w="28575" cap="rnd">
              <a:noFill/>
              <a:round/>
            </a:ln>
            <a:effectLst/>
          </c:spPr>
          <c:marker>
            <c:symbol val="circle"/>
            <c:size val="5"/>
            <c:spPr>
              <a:solidFill>
                <a:schemeClr val="accent1">
                  <a:lumMod val="60000"/>
                </a:schemeClr>
              </a:solidFill>
              <a:ln w="9525">
                <a:solidFill>
                  <a:schemeClr val="accent1">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Sheet1!$W$3:$W$7</c:f>
              <c:numCache>
                <c:formatCode>General</c:formatCode>
                <c:ptCount val="5"/>
                <c:pt idx="0">
                  <c:v>6</c:v>
                </c:pt>
                <c:pt idx="1">
                  <c:v>7</c:v>
                </c:pt>
                <c:pt idx="2">
                  <c:v>9</c:v>
                </c:pt>
                <c:pt idx="3">
                  <c:v>8</c:v>
                </c:pt>
                <c:pt idx="4">
                  <c:v>9</c:v>
                </c:pt>
              </c:numCache>
            </c:numRef>
          </c:val>
          <c:smooth val="0"/>
          <c:extLst>
            <c:ext xmlns:c16="http://schemas.microsoft.com/office/drawing/2014/chart" uri="{C3380CC4-5D6E-409C-BE32-E72D297353CC}">
              <c16:uniqueId val="{00000006-ECF7-4529-9FC9-F84159F0680D}"/>
            </c:ext>
          </c:extLst>
        </c:ser>
        <c:ser>
          <c:idx val="7"/>
          <c:order val="7"/>
          <c:tx>
            <c:strRef>
              <c:f>Sheet1!$X$2</c:f>
              <c:strCache>
                <c:ptCount val="1"/>
                <c:pt idx="0">
                  <c:v>受试者8</c:v>
                </c:pt>
              </c:strCache>
            </c:strRef>
          </c:tx>
          <c:spPr>
            <a:ln w="28575" cap="rnd">
              <a:noFill/>
              <a:round/>
            </a:ln>
            <a:effectLst/>
          </c:spPr>
          <c:marker>
            <c:symbol val="circle"/>
            <c:size val="5"/>
            <c:spPr>
              <a:solidFill>
                <a:schemeClr val="accent2">
                  <a:lumMod val="60000"/>
                </a:schemeClr>
              </a:solidFill>
              <a:ln w="9525">
                <a:solidFill>
                  <a:schemeClr val="accent2">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Sheet1!$X$3:$X$7</c:f>
              <c:numCache>
                <c:formatCode>General</c:formatCode>
                <c:ptCount val="5"/>
                <c:pt idx="0">
                  <c:v>6.7</c:v>
                </c:pt>
                <c:pt idx="1">
                  <c:v>7.5</c:v>
                </c:pt>
                <c:pt idx="2">
                  <c:v>8.9</c:v>
                </c:pt>
                <c:pt idx="3">
                  <c:v>8.8000000000000007</c:v>
                </c:pt>
                <c:pt idx="4">
                  <c:v>9.4</c:v>
                </c:pt>
              </c:numCache>
            </c:numRef>
          </c:val>
          <c:smooth val="0"/>
          <c:extLst>
            <c:ext xmlns:c16="http://schemas.microsoft.com/office/drawing/2014/chart" uri="{C3380CC4-5D6E-409C-BE32-E72D297353CC}">
              <c16:uniqueId val="{00000007-ECF7-4529-9FC9-F84159F0680D}"/>
            </c:ext>
          </c:extLst>
        </c:ser>
        <c:ser>
          <c:idx val="8"/>
          <c:order val="8"/>
          <c:tx>
            <c:strRef>
              <c:f>Sheet1!$Y$2</c:f>
              <c:strCache>
                <c:ptCount val="1"/>
                <c:pt idx="0">
                  <c:v>平均分</c:v>
                </c:pt>
              </c:strCache>
            </c:strRef>
          </c:tx>
          <c:spPr>
            <a:ln w="1270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Sheet1!$Y$3:$Y$7</c:f>
              <c:numCache>
                <c:formatCode>General</c:formatCode>
                <c:ptCount val="5"/>
                <c:pt idx="0">
                  <c:v>6.24</c:v>
                </c:pt>
                <c:pt idx="1">
                  <c:v>7.27</c:v>
                </c:pt>
                <c:pt idx="2">
                  <c:v>8.77</c:v>
                </c:pt>
                <c:pt idx="3">
                  <c:v>8.16</c:v>
                </c:pt>
                <c:pt idx="4">
                  <c:v>9.1</c:v>
                </c:pt>
              </c:numCache>
            </c:numRef>
          </c:val>
          <c:smooth val="0"/>
          <c:extLst>
            <c:ext xmlns:c16="http://schemas.microsoft.com/office/drawing/2014/chart" uri="{C3380CC4-5D6E-409C-BE32-E72D297353CC}">
              <c16:uniqueId val="{00000008-ECF7-4529-9FC9-F84159F0680D}"/>
            </c:ext>
          </c:extLst>
        </c:ser>
        <c:ser>
          <c:idx val="9"/>
          <c:order val="9"/>
          <c:tx>
            <c:strRef>
              <c:f>Sheet1!$Z$2</c:f>
              <c:strCache>
                <c:ptCount val="1"/>
                <c:pt idx="0">
                  <c:v>算法估值</c:v>
                </c:pt>
              </c:strCache>
            </c:strRef>
          </c:tx>
          <c:spPr>
            <a:ln w="1270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Sheet1!$Z$3:$Z$7</c:f>
              <c:numCache>
                <c:formatCode>General</c:formatCode>
                <c:ptCount val="5"/>
                <c:pt idx="0">
                  <c:v>6.7</c:v>
                </c:pt>
                <c:pt idx="1">
                  <c:v>7.1</c:v>
                </c:pt>
                <c:pt idx="2">
                  <c:v>9.3000000000000007</c:v>
                </c:pt>
                <c:pt idx="3">
                  <c:v>7.8</c:v>
                </c:pt>
                <c:pt idx="4">
                  <c:v>9.3000000000000007</c:v>
                </c:pt>
              </c:numCache>
            </c:numRef>
          </c:val>
          <c:smooth val="0"/>
          <c:extLst>
            <c:ext xmlns:c16="http://schemas.microsoft.com/office/drawing/2014/chart" uri="{C3380CC4-5D6E-409C-BE32-E72D297353CC}">
              <c16:uniqueId val="{00000009-ECF7-4529-9FC9-F84159F0680D}"/>
            </c:ext>
          </c:extLst>
        </c:ser>
        <c:dLbls>
          <c:showLegendKey val="0"/>
          <c:showVal val="0"/>
          <c:showCatName val="0"/>
          <c:showSerName val="0"/>
          <c:showPercent val="0"/>
          <c:showBubbleSize val="0"/>
        </c:dLbls>
        <c:marker val="1"/>
        <c:smooth val="0"/>
        <c:axId val="-1401911792"/>
        <c:axId val="-1401911248"/>
      </c:lineChart>
      <c:catAx>
        <c:axId val="-140191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1911248"/>
        <c:crosses val="autoZero"/>
        <c:auto val="1"/>
        <c:lblAlgn val="ctr"/>
        <c:lblOffset val="100"/>
        <c:noMultiLvlLbl val="0"/>
      </c:catAx>
      <c:valAx>
        <c:axId val="-1401911248"/>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主观评价得分</a:t>
                </a:r>
              </a:p>
            </c:rich>
          </c:tx>
          <c:layout>
            <c:manualLayout>
              <c:xMode val="edge"/>
              <c:yMode val="edge"/>
              <c:x val="2.4948727339315149E-2"/>
              <c:y val="0.333277438917884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1911792"/>
        <c:crosses val="autoZero"/>
        <c:crossBetween val="between"/>
      </c:valAx>
      <c:spPr>
        <a:noFill/>
        <a:ln>
          <a:noFill/>
        </a:ln>
        <a:effectLst/>
      </c:spPr>
    </c:plotArea>
    <c:legend>
      <c:legendPos val="b"/>
      <c:layout>
        <c:manualLayout>
          <c:xMode val="edge"/>
          <c:yMode val="edge"/>
          <c:x val="0.82459256546420057"/>
          <c:y val="0.1253465536934065"/>
          <c:w val="0.16031935542940853"/>
          <c:h val="0.755403709060251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18C47-47FC-402C-9714-CC7A426A5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5104</Words>
  <Characters>29093</Characters>
  <Application>Microsoft Office Word</Application>
  <DocSecurity>0</DocSecurity>
  <Lines>242</Lines>
  <Paragraphs>68</Paragraphs>
  <ScaleCrop>false</ScaleCrop>
  <Company/>
  <LinksUpToDate>false</LinksUpToDate>
  <CharactersWithSpaces>34129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家才</dc:creator>
  <cp:keywords/>
  <dc:description/>
  <cp:lastModifiedBy>王 家才</cp:lastModifiedBy>
  <cp:revision>2</cp:revision>
  <dcterms:created xsi:type="dcterms:W3CDTF">2019-06-11T06:21:00Z</dcterms:created>
  <dcterms:modified xsi:type="dcterms:W3CDTF">2019-06-11T06:21:00Z</dcterms:modified>
</cp:coreProperties>
</file>